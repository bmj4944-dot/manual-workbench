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4A30" w14:textId="77777777" w:rsidR="00671AC6" w:rsidRDefault="00671AC6">
      <w:pPr>
        <w:pStyle w:val="1"/>
        <w:divId w:val="1194344376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Manual Workbench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명세서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및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운영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로드맵</w:t>
      </w:r>
    </w:p>
    <w:p w14:paraId="48D10541" w14:textId="77777777" w:rsidR="00671AC6" w:rsidRDefault="00671AC6">
      <w:pPr>
        <w:pStyle w:val="a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작성일</w:t>
      </w:r>
      <w:r>
        <w:rPr>
          <w:rFonts w:ascii="맑은 고딕" w:eastAsia="맑은 고딕" w:hAnsi="맑은 고딕" w:hint="eastAsia"/>
          <w:color w:val="222222"/>
        </w:rPr>
        <w:t xml:space="preserve">: 2026-05-22 </w:t>
      </w:r>
      <w:r>
        <w:rPr>
          <w:rFonts w:ascii="맑은 고딕" w:eastAsia="맑은 고딕" w:hAnsi="맑은 고딕" w:hint="eastAsia"/>
          <w:color w:val="222222"/>
        </w:rPr>
        <w:t>대상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콜센터·</w:t>
      </w:r>
      <w:r>
        <w:rPr>
          <w:rFonts w:ascii="맑은 고딕" w:eastAsia="맑은 고딕" w:hAnsi="맑은 고딕" w:hint="eastAsia"/>
          <w:color w:val="222222"/>
        </w:rPr>
        <w:t>CS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업무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 xml:space="preserve"> SaaS </w:t>
      </w:r>
      <w:r>
        <w:rPr>
          <w:rFonts w:ascii="맑은 고딕" w:eastAsia="맑은 고딕" w:hAnsi="맑은 고딕" w:hint="eastAsia"/>
          <w:color w:val="222222"/>
        </w:rPr>
        <w:t>배포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hyperlink r:id="rId7" w:history="1">
        <w:r>
          <w:rPr>
            <w:rStyle w:val="a4"/>
            <w:rFonts w:ascii="맑은 고딕" w:eastAsia="맑은 고딕" w:hAnsi="맑은 고딕" w:hint="eastAsia"/>
          </w:rPr>
          <w:t>https://manual-workbench.vercel.app</w:t>
        </w:r>
      </w:hyperlink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저장소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hyperlink r:id="rId8" w:history="1">
        <w:r>
          <w:rPr>
            <w:rStyle w:val="a4"/>
            <w:rFonts w:ascii="맑은 고딕" w:eastAsia="맑은 고딕" w:hAnsi="맑은 고딕" w:hint="eastAsia"/>
          </w:rPr>
          <w:t>https://github.com/bmj4944-dot/manual-workbench</w:t>
        </w:r>
      </w:hyperlink>
    </w:p>
    <w:p w14:paraId="15C36529" w14:textId="77777777" w:rsidR="00671AC6" w:rsidRDefault="00671AC6">
      <w:pPr>
        <w:spacing w:before="270" w:after="27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3101A933">
          <v:rect id="_x0000_i1025" style="width:0;height:1.5pt" o:hralign="center" o:hrstd="t" o:hr="t" fillcolor="#a0a0a0" stroked="f"/>
        </w:pict>
      </w:r>
    </w:p>
    <w:p w14:paraId="040C8182" w14:textId="77777777" w:rsidR="00671AC6" w:rsidRDefault="00671AC6">
      <w:pPr>
        <w:pStyle w:val="2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목차</w:t>
      </w:r>
    </w:p>
    <w:p w14:paraId="6ED100C3" w14:textId="77777777" w:rsidR="00671AC6" w:rsidRDefault="00671AC6">
      <w:pPr>
        <w:pStyle w:val="a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Part 1. </w:t>
      </w:r>
      <w:r>
        <w:rPr>
          <w:rStyle w:val="a6"/>
          <w:rFonts w:ascii="맑은 고딕" w:eastAsia="맑은 고딕" w:hAnsi="맑은 고딕" w:hint="eastAsia"/>
          <w:color w:val="222222"/>
        </w:rPr>
        <w:t>기능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명세서</w:t>
      </w:r>
    </w:p>
    <w:p w14:paraId="63171CF1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개요</w:t>
      </w:r>
    </w:p>
    <w:p w14:paraId="08BE3D2B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인증·사용자</w:t>
      </w:r>
    </w:p>
    <w:p w14:paraId="053D5884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트리·관리</w:t>
      </w:r>
    </w:p>
    <w:p w14:paraId="1D7974C8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에디터</w:t>
      </w:r>
    </w:p>
    <w:p w14:paraId="5781D24E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첨부·파일·인라인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미디어</w:t>
      </w:r>
    </w:p>
    <w:p w14:paraId="2A6DD646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댓글·협업</w:t>
      </w:r>
    </w:p>
    <w:p w14:paraId="52C21066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워크플로우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승인·검증·필독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9FBF224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검색</w:t>
      </w:r>
    </w:p>
    <w:p w14:paraId="51854E28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통계·분석</w:t>
      </w:r>
    </w:p>
    <w:p w14:paraId="021430C6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AI </w:t>
      </w:r>
      <w:r>
        <w:rPr>
          <w:rFonts w:ascii="맑은 고딕" w:eastAsia="맑은 고딕" w:hAnsi="맑은 고딕" w:hint="eastAsia"/>
          <w:color w:val="222222"/>
        </w:rPr>
        <w:t>기능</w:t>
      </w:r>
    </w:p>
    <w:p w14:paraId="5B9FC00B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UX </w:t>
      </w:r>
      <w:r>
        <w:rPr>
          <w:rFonts w:ascii="맑은 고딕" w:eastAsia="맑은 고딕" w:hAnsi="맑은 고딕" w:hint="eastAsia"/>
          <w:color w:val="222222"/>
        </w:rPr>
        <w:t>폴리시·기술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인프라</w:t>
      </w:r>
    </w:p>
    <w:p w14:paraId="1A9754F8" w14:textId="77777777" w:rsidR="00671AC6" w:rsidRDefault="00671AC6">
      <w:pPr>
        <w:numPr>
          <w:ilvl w:val="0"/>
          <w:numId w:val="1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데이터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모델·서버</w:t>
      </w:r>
      <w:r>
        <w:rPr>
          <w:rFonts w:ascii="맑은 고딕" w:eastAsia="맑은 고딕" w:hAnsi="맑은 고딕" w:hint="eastAsia"/>
          <w:color w:val="222222"/>
        </w:rPr>
        <w:t xml:space="preserve"> API</w:t>
      </w:r>
    </w:p>
    <w:p w14:paraId="3AA378F3" w14:textId="77777777" w:rsidR="00671AC6" w:rsidRDefault="00671AC6">
      <w:pPr>
        <w:pStyle w:val="a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Part 2. </w:t>
      </w:r>
      <w:r>
        <w:rPr>
          <w:rStyle w:val="a6"/>
          <w:rFonts w:ascii="맑은 고딕" w:eastAsia="맑은 고딕" w:hAnsi="맑은 고딕" w:hint="eastAsia"/>
          <w:color w:val="222222"/>
        </w:rPr>
        <w:t>운영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도입을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위한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남은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작업</w:t>
      </w:r>
      <w:r>
        <w:rPr>
          <w:rFonts w:ascii="맑은 고딕" w:eastAsia="맑은 고딕" w:hAnsi="맑은 고딕" w:hint="eastAsia"/>
          <w:color w:val="222222"/>
        </w:rPr>
        <w:t xml:space="preserve"> A. </w:t>
      </w:r>
      <w:r>
        <w:rPr>
          <w:rFonts w:ascii="맑은 고딕" w:eastAsia="맑은 고딕" w:hAnsi="맑은 고딕" w:hint="eastAsia"/>
          <w:color w:val="222222"/>
        </w:rPr>
        <w:t>권한·조직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정교화</w:t>
      </w:r>
      <w:r>
        <w:rPr>
          <w:rFonts w:ascii="맑은 고딕" w:eastAsia="맑은 고딕" w:hAnsi="맑은 고딕" w:hint="eastAsia"/>
          <w:color w:val="222222"/>
        </w:rPr>
        <w:t xml:space="preserve"> B. </w:t>
      </w:r>
      <w:r>
        <w:rPr>
          <w:rFonts w:ascii="맑은 고딕" w:eastAsia="맑은 고딕" w:hAnsi="맑은 고딕" w:hint="eastAsia"/>
          <w:color w:val="222222"/>
        </w:rPr>
        <w:t>관리자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콘솔</w:t>
      </w:r>
      <w:r>
        <w:rPr>
          <w:rFonts w:ascii="맑은 고딕" w:eastAsia="맑은 고딕" w:hAnsi="맑은 고딕" w:hint="eastAsia"/>
          <w:color w:val="222222"/>
        </w:rPr>
        <w:t xml:space="preserve"> C. </w:t>
      </w:r>
      <w:r>
        <w:rPr>
          <w:rFonts w:ascii="맑은 고딕" w:eastAsia="맑은 고딕" w:hAnsi="맑은 고딕" w:hint="eastAsia"/>
          <w:color w:val="222222"/>
        </w:rPr>
        <w:t>워크플로우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보강</w:t>
      </w:r>
      <w:r>
        <w:rPr>
          <w:rFonts w:ascii="맑은 고딕" w:eastAsia="맑은 고딕" w:hAnsi="맑은 고딕" w:hint="eastAsia"/>
          <w:color w:val="222222"/>
        </w:rPr>
        <w:t xml:space="preserve"> D. </w:t>
      </w:r>
      <w:r>
        <w:rPr>
          <w:rFonts w:ascii="맑은 고딕" w:eastAsia="맑은 고딕" w:hAnsi="맑은 고딕" w:hint="eastAsia"/>
          <w:color w:val="222222"/>
        </w:rPr>
        <w:t>컴플라이언스·감사</w:t>
      </w:r>
      <w:r>
        <w:rPr>
          <w:rFonts w:ascii="맑은 고딕" w:eastAsia="맑은 고딕" w:hAnsi="맑은 고딕" w:hint="eastAsia"/>
          <w:color w:val="222222"/>
        </w:rPr>
        <w:t xml:space="preserve"> E. </w:t>
      </w: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 xml:space="preserve"> F. </w:t>
      </w:r>
      <w:r>
        <w:rPr>
          <w:rFonts w:ascii="맑은 고딕" w:eastAsia="맑은 고딕" w:hAnsi="맑은 고딕" w:hint="eastAsia"/>
          <w:color w:val="222222"/>
        </w:rPr>
        <w:t>데이터</w:t>
      </w:r>
      <w:r>
        <w:rPr>
          <w:rFonts w:ascii="맑은 고딕" w:eastAsia="맑은 고딕" w:hAnsi="맑은 고딕" w:hint="eastAsia"/>
          <w:color w:val="222222"/>
        </w:rPr>
        <w:t xml:space="preserve"> import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export G. </w:t>
      </w:r>
      <w:r>
        <w:rPr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보강</w:t>
      </w:r>
      <w:r>
        <w:rPr>
          <w:rFonts w:ascii="맑은 고딕" w:eastAsia="맑은 고딕" w:hAnsi="맑은 고딕" w:hint="eastAsia"/>
          <w:color w:val="222222"/>
        </w:rPr>
        <w:t xml:space="preserve"> H. </w:t>
      </w:r>
      <w:r>
        <w:rPr>
          <w:rFonts w:ascii="맑은 고딕" w:eastAsia="맑은 고딕" w:hAnsi="맑은 고딕" w:hint="eastAsia"/>
          <w:color w:val="222222"/>
        </w:rPr>
        <w:t>실시간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협업</w:t>
      </w:r>
      <w:r>
        <w:rPr>
          <w:rFonts w:ascii="맑은 고딕" w:eastAsia="맑은 고딕" w:hAnsi="맑은 고딕" w:hint="eastAsia"/>
          <w:color w:val="222222"/>
        </w:rPr>
        <w:t xml:space="preserve"> I. </w:t>
      </w:r>
      <w:r>
        <w:rPr>
          <w:rFonts w:ascii="맑은 고딕" w:eastAsia="맑은 고딕" w:hAnsi="맑은 고딕" w:hint="eastAsia"/>
          <w:color w:val="222222"/>
        </w:rPr>
        <w:t>모바일·반응형·접근성</w:t>
      </w:r>
      <w:r>
        <w:rPr>
          <w:rFonts w:ascii="맑은 고딕" w:eastAsia="맑은 고딕" w:hAnsi="맑은 고딕" w:hint="eastAsia"/>
          <w:color w:val="222222"/>
        </w:rPr>
        <w:t xml:space="preserve"> J. </w:t>
      </w:r>
      <w:r>
        <w:rPr>
          <w:rFonts w:ascii="맑은 고딕" w:eastAsia="맑은 고딕" w:hAnsi="맑은 고딕" w:hint="eastAsia"/>
          <w:color w:val="222222"/>
        </w:rPr>
        <w:t>외부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  <w:r>
        <w:rPr>
          <w:rFonts w:ascii="맑은 고딕" w:eastAsia="맑은 고딕" w:hAnsi="맑은 고딕" w:hint="eastAsia"/>
          <w:color w:val="222222"/>
        </w:rPr>
        <w:t xml:space="preserve"> K. </w:t>
      </w:r>
      <w:r>
        <w:rPr>
          <w:rFonts w:ascii="맑은 고딕" w:eastAsia="맑은 고딕" w:hAnsi="맑은 고딕" w:hint="eastAsia"/>
          <w:color w:val="222222"/>
        </w:rPr>
        <w:t>운영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인프라</w:t>
      </w:r>
      <w:r>
        <w:rPr>
          <w:rFonts w:ascii="맑은 고딕" w:eastAsia="맑은 고딕" w:hAnsi="맑은 고딕" w:hint="eastAsia"/>
          <w:color w:val="222222"/>
        </w:rPr>
        <w:t xml:space="preserve"> L. </w:t>
      </w:r>
      <w:r>
        <w:rPr>
          <w:rFonts w:ascii="맑은 고딕" w:eastAsia="맑은 고딕" w:hAnsi="맑은 고딕" w:hint="eastAsia"/>
          <w:color w:val="222222"/>
        </w:rPr>
        <w:t>보안</w:t>
      </w:r>
      <w:r>
        <w:rPr>
          <w:rFonts w:ascii="맑은 고딕" w:eastAsia="맑은 고딕" w:hAnsi="맑은 고딕" w:hint="eastAsia"/>
          <w:color w:val="222222"/>
        </w:rPr>
        <w:t xml:space="preserve"> M.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온보딩</w:t>
      </w:r>
    </w:p>
    <w:p w14:paraId="2C63C75D" w14:textId="77777777" w:rsidR="00671AC6" w:rsidRDefault="00671AC6">
      <w:pPr>
        <w:pStyle w:val="a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lastRenderedPageBreak/>
        <w:t>부록</w:t>
      </w:r>
    </w:p>
    <w:p w14:paraId="0AE40066" w14:textId="77777777" w:rsidR="00671AC6" w:rsidRDefault="00671AC6">
      <w:pPr>
        <w:numPr>
          <w:ilvl w:val="0"/>
          <w:numId w:val="2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마이그레이션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적용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체크리스트</w:t>
      </w:r>
    </w:p>
    <w:p w14:paraId="67EFF2B6" w14:textId="77777777" w:rsidR="00671AC6" w:rsidRDefault="00671AC6">
      <w:pPr>
        <w:numPr>
          <w:ilvl w:val="0"/>
          <w:numId w:val="2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환경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변수</w:t>
      </w:r>
    </w:p>
    <w:p w14:paraId="7B3F3004" w14:textId="77777777" w:rsidR="00671AC6" w:rsidRDefault="00671AC6">
      <w:pPr>
        <w:numPr>
          <w:ilvl w:val="0"/>
          <w:numId w:val="2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운영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매트릭스</w:t>
      </w:r>
    </w:p>
    <w:p w14:paraId="42220BFA" w14:textId="77777777" w:rsidR="00671AC6" w:rsidRDefault="00671AC6">
      <w:pPr>
        <w:spacing w:before="270" w:after="27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27C4E3D1">
          <v:rect id="_x0000_i1026" style="width:0;height:1.5pt" o:hralign="center" o:hrstd="t" o:hr="t" fillcolor="#a0a0a0" stroked="f"/>
        </w:pict>
      </w:r>
    </w:p>
    <w:p w14:paraId="2F325FD8" w14:textId="77777777" w:rsidR="00671AC6" w:rsidRDefault="00671AC6">
      <w:pPr>
        <w:pStyle w:val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Part 1. </w:t>
      </w:r>
      <w:r>
        <w:rPr>
          <w:rFonts w:ascii="맑은 고딕" w:eastAsia="맑은 고딕" w:hAnsi="맑은 고딕" w:hint="eastAsia"/>
          <w:color w:val="222222"/>
        </w:rPr>
        <w:t>기능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명세서</w:t>
      </w:r>
    </w:p>
    <w:p w14:paraId="3A93BC22" w14:textId="77777777" w:rsidR="00671AC6" w:rsidRDefault="00671AC6">
      <w:pPr>
        <w:pStyle w:val="2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1. </w:t>
      </w:r>
      <w:r>
        <w:rPr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개요</w:t>
      </w:r>
    </w:p>
    <w:p w14:paraId="50A535F3" w14:textId="77777777" w:rsidR="00671AC6" w:rsidRDefault="00671AC6">
      <w:pPr>
        <w:pStyle w:val="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1.1 </w:t>
      </w:r>
      <w:r>
        <w:rPr>
          <w:rFonts w:ascii="맑은 고딕" w:eastAsia="맑은 고딕" w:hAnsi="맑은 고딕" w:hint="eastAsia"/>
          <w:color w:val="222222"/>
        </w:rPr>
        <w:t>목적</w:t>
      </w:r>
    </w:p>
    <w:p w14:paraId="6D137DB2" w14:textId="77777777" w:rsidR="00671AC6" w:rsidRDefault="00671AC6">
      <w:pPr>
        <w:pStyle w:val="a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콜센터·</w:t>
      </w:r>
      <w:r>
        <w:rPr>
          <w:rFonts w:ascii="맑은 고딕" w:eastAsia="맑은 고딕" w:hAnsi="맑은 고딕" w:hint="eastAsia"/>
          <w:color w:val="222222"/>
        </w:rPr>
        <w:t>CS</w:t>
      </w:r>
      <w:r>
        <w:rPr>
          <w:rFonts w:ascii="맑은 고딕" w:eastAsia="맑은 고딕" w:hAnsi="맑은 고딕" w:hint="eastAsia"/>
          <w:color w:val="222222"/>
        </w:rPr>
        <w:t>팀이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업무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스크립트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정책</w:t>
      </w:r>
      <w:r>
        <w:rPr>
          <w:rFonts w:ascii="맑은 고딕" w:eastAsia="맑은 고딕" w:hAnsi="맑은 고딕" w:hint="eastAsia"/>
          <w:color w:val="222222"/>
        </w:rPr>
        <w:t xml:space="preserve">, FAQ, </w:t>
      </w:r>
      <w:r>
        <w:rPr>
          <w:rFonts w:ascii="맑은 고딕" w:eastAsia="맑은 고딕" w:hAnsi="맑은 고딕" w:hint="eastAsia"/>
          <w:color w:val="222222"/>
        </w:rPr>
        <w:t>응대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케이스</w:t>
      </w:r>
      <w:r>
        <w:rPr>
          <w:rFonts w:ascii="맑은 고딕" w:eastAsia="맑은 고딕" w:hAnsi="맑은 고딕" w:hint="eastAsia"/>
          <w:color w:val="222222"/>
        </w:rPr>
        <w:t>)</w:t>
      </w:r>
      <w:r>
        <w:rPr>
          <w:rFonts w:ascii="맑은 고딕" w:eastAsia="맑은 고딕" w:hAnsi="맑은 고딕" w:hint="eastAsia"/>
          <w:color w:val="222222"/>
        </w:rPr>
        <w:t>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저작–검토–승인–공개–검증–개선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라이프사이클로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운영할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하는</w:t>
      </w:r>
      <w:r>
        <w:rPr>
          <w:rFonts w:ascii="맑은 고딕" w:eastAsia="맑은 고딕" w:hAnsi="맑은 고딕" w:hint="eastAsia"/>
          <w:color w:val="222222"/>
        </w:rPr>
        <w:t xml:space="preserve"> SaaS. </w:t>
      </w:r>
      <w:r>
        <w:rPr>
          <w:rFonts w:ascii="맑은 고딕" w:eastAsia="맑은 고딕" w:hAnsi="맑은 고딕" w:hint="eastAsia"/>
          <w:color w:val="222222"/>
        </w:rPr>
        <w:t>정적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위키와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달리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권한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분리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a6"/>
          <w:rFonts w:ascii="맑은 고딕" w:eastAsia="맑은 고딕" w:hAnsi="맑은 고딕" w:hint="eastAsia"/>
          <w:color w:val="222222"/>
        </w:rPr>
        <w:t>검증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사이클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/ AI Q&amp;A</w:t>
      </w:r>
      <w:r>
        <w:rPr>
          <w:rFonts w:ascii="맑은 고딕" w:eastAsia="맑은 고딕" w:hAnsi="맑은 고딕" w:hint="eastAsia"/>
          <w:color w:val="222222"/>
        </w:rPr>
        <w:t>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통합되어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1FCA0E60" w14:textId="77777777" w:rsidR="00671AC6" w:rsidRDefault="00671AC6">
      <w:pPr>
        <w:pStyle w:val="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1.2 </w:t>
      </w:r>
      <w:r>
        <w:rPr>
          <w:rFonts w:ascii="맑은 고딕" w:eastAsia="맑은 고딕" w:hAnsi="맑은 고딕" w:hint="eastAsia"/>
          <w:color w:val="222222"/>
        </w:rPr>
        <w:t>기술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15"/>
      </w:tblGrid>
      <w:tr w:rsidR="00000000" w14:paraId="68A62E8C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964454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C820FC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기술</w:t>
            </w:r>
          </w:p>
        </w:tc>
      </w:tr>
      <w:tr w:rsidR="00000000" w14:paraId="70F4BE62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4AA3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프레임워크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13F04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Next.js 14 (App Router)</w:t>
            </w:r>
          </w:p>
        </w:tc>
      </w:tr>
      <w:tr w:rsidR="00000000" w14:paraId="0C54B848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38AE7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언어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89BE4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TypeScript</w:t>
            </w:r>
          </w:p>
        </w:tc>
      </w:tr>
      <w:tr w:rsidR="00000000" w14:paraId="022B1776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2E4E8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스타일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86E5CF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Tailwind 3.4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자체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디자인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토큰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(OKLCH)</w:t>
            </w:r>
          </w:p>
        </w:tc>
      </w:tr>
      <w:tr w:rsidR="00000000" w14:paraId="58DA4AA7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2FB4A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3239A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Supabase (Postgres + Auth + Storage + Realtime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미사용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4A98BC93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6ECF1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에디터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0BB12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contenteditable + execCommand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자체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구현</w:t>
            </w:r>
          </w:p>
        </w:tc>
      </w:tr>
      <w:tr w:rsidR="00000000" w14:paraId="693567A3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873A3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lastRenderedPageBreak/>
              <w:t>PDF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D0BED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pdfjs-dist 5.7 (CDN worker)</w:t>
            </w:r>
          </w:p>
        </w:tc>
      </w:tr>
      <w:tr w:rsidR="00000000" w14:paraId="6AF99637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D5C0E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AI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55BB2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@anthropic-ai/sdk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Claude Haiku 4.5</w:t>
            </w:r>
          </w:p>
        </w:tc>
      </w:tr>
      <w:tr w:rsidR="00000000" w14:paraId="6495932E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04AE0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테마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94E15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next-themes (light/dark, data-theme)</w:t>
            </w:r>
          </w:p>
        </w:tc>
      </w:tr>
      <w:tr w:rsidR="00000000" w14:paraId="00A4F9F1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3C3DF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아이콘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2279B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lucide-react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다수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inline SVG</w:t>
            </w:r>
          </w:p>
        </w:tc>
      </w:tr>
      <w:tr w:rsidR="00000000" w14:paraId="18F3ED66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15418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폰트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7FD3F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Pretendard / Inter / JetBrains Mono (CDN)</w:t>
            </w:r>
          </w:p>
        </w:tc>
      </w:tr>
    </w:tbl>
    <w:p w14:paraId="60E711C8" w14:textId="77777777" w:rsidR="00671AC6" w:rsidRDefault="00671AC6">
      <w:pPr>
        <w:pStyle w:val="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1.3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역할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현행</w:t>
      </w:r>
      <w:r>
        <w:rPr>
          <w:rFonts w:ascii="맑은 고딕" w:eastAsia="맑은 고딕" w:hAnsi="맑은 고딕" w:hint="eastAsia"/>
          <w:color w:val="222222"/>
        </w:rPr>
        <w:t xml:space="preserve"> 4</w:t>
      </w:r>
      <w:r>
        <w:rPr>
          <w:rFonts w:ascii="맑은 고딕" w:eastAsia="맑은 고딕" w:hAnsi="맑은 고딕" w:hint="eastAsia"/>
          <w:color w:val="222222"/>
        </w:rPr>
        <w:t>단계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6838"/>
      </w:tblGrid>
      <w:tr w:rsidR="00000000" w14:paraId="3DB33D1E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A21A8C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E12E1F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권한</w:t>
            </w:r>
          </w:p>
        </w:tc>
      </w:tr>
      <w:tr w:rsidR="00000000" w14:paraId="697D1ACD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3C8A4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222222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91B29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edit + review + approve + publish</w:t>
            </w:r>
          </w:p>
        </w:tc>
      </w:tr>
      <w:tr w:rsidR="00000000" w14:paraId="0DA6A864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7A236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222222"/>
                <w:sz w:val="21"/>
                <w:szCs w:val="21"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AD2D1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review + approve</w:t>
            </w:r>
          </w:p>
        </w:tc>
      </w:tr>
      <w:tr w:rsidR="00000000" w14:paraId="1BEF7972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96B52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222222"/>
                <w:sz w:val="21"/>
                <w:szCs w:val="21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B19009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edit</w:t>
            </w:r>
          </w:p>
        </w:tc>
      </w:tr>
      <w:tr w:rsidR="00000000" w14:paraId="36E840FE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12CB8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222222"/>
                <w:sz w:val="21"/>
                <w:szCs w:val="21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16CDF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읽기만</w:t>
            </w:r>
          </w:p>
        </w:tc>
      </w:tr>
    </w:tbl>
    <w:p w14:paraId="071215F6" w14:textId="77777777" w:rsidR="00671AC6" w:rsidRDefault="00671AC6">
      <w:pPr>
        <w:pStyle w:val="a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권한은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lib/actions/_helpers.ts</w:t>
      </w:r>
      <w:r>
        <w:rPr>
          <w:rFonts w:ascii="맑은 고딕" w:eastAsia="맑은 고딕" w:hAnsi="맑은 고딕" w:hint="eastAsia"/>
          <w:color w:val="222222"/>
        </w:rPr>
        <w:t>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ROLE_PERMS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정의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상단바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역할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스위치는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시뮬레이션용이며</w:t>
      </w:r>
      <w:r>
        <w:rPr>
          <w:rFonts w:ascii="맑은 고딕" w:eastAsia="맑은 고딕" w:hAnsi="맑은 고딕" w:hint="eastAsia"/>
          <w:color w:val="222222"/>
        </w:rPr>
        <w:t xml:space="preserve"> DB</w:t>
      </w:r>
      <w:r>
        <w:rPr>
          <w:rFonts w:ascii="맑은 고딕" w:eastAsia="맑은 고딕" w:hAnsi="맑은 고딕" w:hint="eastAsia"/>
          <w:color w:val="222222"/>
        </w:rPr>
        <w:t>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profiles.role</w:t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source of truth.</w:t>
      </w:r>
    </w:p>
    <w:p w14:paraId="5BE12EFF" w14:textId="77777777" w:rsidR="00671AC6" w:rsidRDefault="00671AC6">
      <w:pPr>
        <w:pStyle w:val="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1.4 </w:t>
      </w:r>
      <w:r>
        <w:rPr>
          <w:rFonts w:ascii="맑은 고딕" w:eastAsia="맑은 고딕" w:hAnsi="맑은 고딕" w:hint="eastAsia"/>
          <w:color w:val="222222"/>
        </w:rPr>
        <w:t>아키텍처</w:t>
      </w:r>
    </w:p>
    <w:p w14:paraId="68D4C20E" w14:textId="77777777" w:rsidR="00671AC6" w:rsidRDefault="00671AC6">
      <w:pPr>
        <w:numPr>
          <w:ilvl w:val="0"/>
          <w:numId w:val="3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렌더링</w:t>
      </w:r>
      <w:r>
        <w:rPr>
          <w:rFonts w:ascii="맑은 고딕" w:eastAsia="맑은 고딕" w:hAnsi="맑은 고딕" w:hint="eastAsia"/>
          <w:color w:val="222222"/>
        </w:rPr>
        <w:t xml:space="preserve">: SSR + </w:t>
      </w:r>
      <w:r>
        <w:rPr>
          <w:rFonts w:ascii="맑은 고딕" w:eastAsia="맑은 고딕" w:hAnsi="맑은 고딕" w:hint="eastAsia"/>
          <w:color w:val="222222"/>
        </w:rPr>
        <w:t>클라이언트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컴포넌트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혼합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Style w:val="HTML"/>
          <w:color w:val="222222"/>
        </w:rPr>
        <w:t>app/layout.tsx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셸만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데이터</w:t>
      </w:r>
      <w:r>
        <w:rPr>
          <w:rFonts w:ascii="맑은 고딕" w:eastAsia="맑은 고딕" w:hAnsi="맑은 고딕" w:hint="eastAsia"/>
          <w:color w:val="222222"/>
        </w:rPr>
        <w:t xml:space="preserve"> fetch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app/workbench-shell.tsx</w:t>
      </w:r>
      <w:r>
        <w:rPr>
          <w:rFonts w:ascii="맑은 고딕" w:eastAsia="맑은 고딕" w:hAnsi="맑은 고딕" w:hint="eastAsia"/>
          <w:color w:val="222222"/>
        </w:rPr>
        <w:t>(async server component)</w:t>
      </w:r>
      <w:r>
        <w:rPr>
          <w:rFonts w:ascii="맑은 고딕" w:eastAsia="맑은 고딕" w:hAnsi="맑은 고딕" w:hint="eastAsia"/>
          <w:color w:val="222222"/>
        </w:rPr>
        <w:t>가</w:t>
      </w:r>
      <w:r>
        <w:rPr>
          <w:rFonts w:ascii="맑은 고딕" w:eastAsia="맑은 고딕" w:hAnsi="맑은 고딕" w:hint="eastAsia"/>
          <w:color w:val="222222"/>
        </w:rPr>
        <w:t xml:space="preserve"> Suspense </w:t>
      </w:r>
      <w:r>
        <w:rPr>
          <w:rFonts w:ascii="맑은 고딕" w:eastAsia="맑은 고딕" w:hAnsi="맑은 고딕" w:hint="eastAsia"/>
          <w:color w:val="222222"/>
        </w:rPr>
        <w:t>하위에서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처리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첫</w:t>
      </w:r>
      <w:r>
        <w:rPr>
          <w:rFonts w:ascii="맑은 고딕" w:eastAsia="맑은 고딕" w:hAnsi="맑은 고딕" w:hint="eastAsia"/>
          <w:color w:val="222222"/>
        </w:rPr>
        <w:t xml:space="preserve"> SSR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스켈레톤</w:t>
      </w:r>
      <w:r>
        <w:rPr>
          <w:rFonts w:ascii="맑은 고딕" w:eastAsia="맑은 고딕" w:hAnsi="맑은 고딕" w:hint="eastAsia"/>
          <w:color w:val="222222"/>
        </w:rPr>
        <w:t xml:space="preserve"> streaming.</w:t>
      </w:r>
    </w:p>
    <w:p w14:paraId="45256F9F" w14:textId="77777777" w:rsidR="00671AC6" w:rsidRDefault="00671AC6">
      <w:pPr>
        <w:numPr>
          <w:ilvl w:val="0"/>
          <w:numId w:val="3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데이터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fetch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lib/data/*.ts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모두</w:t>
      </w:r>
      <w:r>
        <w:rPr>
          <w:rFonts w:ascii="맑은 고딕" w:eastAsia="맑은 고딕" w:hAnsi="맑은 고딕" w:hint="eastAsia"/>
          <w:color w:val="222222"/>
        </w:rPr>
        <w:t xml:space="preserve"> server-only. </w:t>
      </w:r>
      <w:r>
        <w:rPr>
          <w:rStyle w:val="HTML"/>
          <w:color w:val="222222"/>
        </w:rPr>
        <w:t>Promise.all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병렬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48380D1D" w14:textId="77777777" w:rsidR="00671AC6" w:rsidRDefault="00671AC6">
      <w:pPr>
        <w:numPr>
          <w:ilvl w:val="0"/>
          <w:numId w:val="3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클라이언트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lib/workbench-context.tsx</w:t>
      </w:r>
      <w:r>
        <w:rPr>
          <w:rFonts w:ascii="맑은 고딕" w:eastAsia="맑은 고딕" w:hAnsi="맑은 고딕" w:hint="eastAsia"/>
          <w:color w:val="222222"/>
        </w:rPr>
        <w:t>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단일</w:t>
      </w:r>
      <w:r>
        <w:rPr>
          <w:rFonts w:ascii="맑은 고딕" w:eastAsia="맑은 고딕" w:hAnsi="맑은 고딕" w:hint="eastAsia"/>
          <w:color w:val="222222"/>
        </w:rPr>
        <w:t xml:space="preserve"> Context. </w:t>
      </w:r>
      <w:r>
        <w:rPr>
          <w:rFonts w:ascii="맑은 고딕" w:eastAsia="맑은 고딕" w:hAnsi="맑은 고딕" w:hint="eastAsia"/>
          <w:color w:val="222222"/>
        </w:rPr>
        <w:t>낙관적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업데이트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실패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롤백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토스트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패턴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295BF005" w14:textId="77777777" w:rsidR="00671AC6" w:rsidRDefault="00671AC6">
      <w:pPr>
        <w:numPr>
          <w:ilvl w:val="0"/>
          <w:numId w:val="3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Server Actions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lib/actions/*.ts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"use server"</w:t>
      </w:r>
      <w:r>
        <w:rPr>
          <w:rFonts w:ascii="맑은 고딕" w:eastAsia="맑은 고딕" w:hAnsi="맑은 고딕" w:hint="eastAsia"/>
          <w:color w:val="222222"/>
        </w:rPr>
        <w:t>. RLS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row-level </w:t>
      </w:r>
      <w:r>
        <w:rPr>
          <w:rFonts w:ascii="맑은 고딕" w:eastAsia="맑은 고딕" w:hAnsi="맑은 고딕" w:hint="eastAsia"/>
          <w:color w:val="222222"/>
        </w:rPr>
        <w:t>베이스라인</w:t>
      </w:r>
      <w:r>
        <w:rPr>
          <w:rFonts w:ascii="맑은 고딕" w:eastAsia="맑은 고딕" w:hAnsi="맑은 고딕" w:hint="eastAsia"/>
          <w:color w:val="222222"/>
        </w:rPr>
        <w:t>, Server Action</w:t>
      </w:r>
      <w:r>
        <w:rPr>
          <w:rFonts w:ascii="맑은 고딕" w:eastAsia="맑은 고딕" w:hAnsi="맑은 고딕" w:hint="eastAsia"/>
          <w:color w:val="222222"/>
        </w:rPr>
        <w:t>은</w:t>
      </w:r>
      <w:r>
        <w:rPr>
          <w:rFonts w:ascii="맑은 고딕" w:eastAsia="맑은 고딕" w:hAnsi="맑은 고딕" w:hint="eastAsia"/>
          <w:color w:val="222222"/>
        </w:rPr>
        <w:t xml:space="preserve"> role-level + </w:t>
      </w:r>
      <w:r>
        <w:rPr>
          <w:rFonts w:ascii="맑은 고딕" w:eastAsia="맑은 고딕" w:hAnsi="맑은 고딕" w:hint="eastAsia"/>
          <w:color w:val="222222"/>
        </w:rPr>
        <w:t>비즈니스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게이트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4713CB87" w14:textId="77777777" w:rsidR="00671AC6" w:rsidRDefault="00671AC6">
      <w:pPr>
        <w:numPr>
          <w:ilvl w:val="0"/>
          <w:numId w:val="3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Storage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파일은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direct-to-Storage signed URL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패턴으로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업로드</w:t>
      </w:r>
      <w:r>
        <w:rPr>
          <w:rFonts w:ascii="맑은 고딕" w:eastAsia="맑은 고딕" w:hAnsi="맑은 고딕" w:hint="eastAsia"/>
          <w:color w:val="222222"/>
        </w:rPr>
        <w:t xml:space="preserve"> (Vercel function payload cap 4.5MB </w:t>
      </w:r>
      <w:r>
        <w:rPr>
          <w:rFonts w:ascii="맑은 고딕" w:eastAsia="맑은 고딕" w:hAnsi="맑은 고딕" w:hint="eastAsia"/>
          <w:color w:val="222222"/>
        </w:rPr>
        <w:t>우회</w:t>
      </w:r>
      <w:r>
        <w:rPr>
          <w:rFonts w:ascii="맑은 고딕" w:eastAsia="맑은 고딕" w:hAnsi="맑은 고딕" w:hint="eastAsia"/>
          <w:color w:val="222222"/>
        </w:rPr>
        <w:t>).</w:t>
      </w:r>
    </w:p>
    <w:p w14:paraId="5D73E078" w14:textId="77777777" w:rsidR="00671AC6" w:rsidRDefault="00671AC6">
      <w:pPr>
        <w:spacing w:before="270" w:after="27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47649E0B">
          <v:rect id="_x0000_i1027" style="width:0;height:1.5pt" o:hralign="center" o:hrstd="t" o:hr="t" fillcolor="#a0a0a0" stroked="f"/>
        </w:pict>
      </w:r>
    </w:p>
    <w:p w14:paraId="4177410C" w14:textId="77777777" w:rsidR="00671AC6" w:rsidRDefault="00671AC6">
      <w:pPr>
        <w:pStyle w:val="2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2. </w:t>
      </w:r>
      <w:r>
        <w:rPr>
          <w:rFonts w:ascii="맑은 고딕" w:eastAsia="맑은 고딕" w:hAnsi="맑은 고딕" w:hint="eastAsia"/>
          <w:color w:val="222222"/>
        </w:rPr>
        <w:t>인증·사용자</w:t>
      </w:r>
    </w:p>
    <w:p w14:paraId="170740F4" w14:textId="77777777" w:rsidR="00671AC6" w:rsidRDefault="00671AC6">
      <w:pPr>
        <w:pStyle w:val="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2.1 </w:t>
      </w:r>
      <w:r>
        <w:rPr>
          <w:rFonts w:ascii="맑은 고딕" w:eastAsia="맑은 고딕" w:hAnsi="맑은 고딕" w:hint="eastAsia"/>
          <w:color w:val="222222"/>
        </w:rPr>
        <w:t>로그인</w:t>
      </w:r>
    </w:p>
    <w:p w14:paraId="0C539115" w14:textId="77777777" w:rsidR="00671AC6" w:rsidRDefault="00671AC6">
      <w:pPr>
        <w:numPr>
          <w:ilvl w:val="0"/>
          <w:numId w:val="4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Magic Link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이메일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클릭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CF18E32" w14:textId="77777777" w:rsidR="00671AC6" w:rsidRDefault="00671AC6">
      <w:pPr>
        <w:numPr>
          <w:ilvl w:val="0"/>
          <w:numId w:val="4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Google OAuth</w:t>
      </w:r>
    </w:p>
    <w:p w14:paraId="59E8FD83" w14:textId="77777777" w:rsidR="00671AC6" w:rsidRDefault="00671AC6">
      <w:pPr>
        <w:numPr>
          <w:ilvl w:val="0"/>
          <w:numId w:val="4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미인증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경로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/login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강제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리다이렉트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middleware.ts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A52736A" w14:textId="77777777" w:rsidR="00671AC6" w:rsidRDefault="00671AC6">
      <w:pPr>
        <w:pStyle w:val="3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2.2 </w:t>
      </w:r>
      <w:r>
        <w:rPr>
          <w:rFonts w:ascii="맑은 고딕" w:eastAsia="맑은 고딕" w:hAnsi="맑은 고딕" w:hint="eastAsia"/>
          <w:color w:val="222222"/>
        </w:rPr>
        <w:t>신규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처리</w:t>
      </w:r>
    </w:p>
    <w:p w14:paraId="282287C5" w14:textId="77777777" w:rsidR="00671AC6" w:rsidRDefault="00671AC6">
      <w:pPr>
        <w:numPr>
          <w:ilvl w:val="0"/>
          <w:numId w:val="5"/>
        </w:numPr>
        <w:spacing w:before="100" w:beforeAutospacing="1" w:after="100" w:afterAutospacing="1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auth.users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insert </w:t>
      </w:r>
      <w:r>
        <w:rPr>
          <w:rFonts w:ascii="맑은 고딕" w:eastAsia="맑은 고딕" w:hAnsi="맑은 고딕" w:hint="eastAsia"/>
          <w:color w:val="222222"/>
        </w:rPr>
        <w:t>트리거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handle_new_user()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profiles</w:t>
      </w:r>
      <w:r>
        <w:rPr>
          <w:rFonts w:ascii="맑은 고딕" w:eastAsia="맑은 고딕" w:hAnsi="맑은 고딕" w:hint="eastAsia"/>
          <w:color w:val="222222"/>
        </w:rPr>
        <w:t xml:space="preserve"> row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생성</w:t>
      </w:r>
    </w:p>
    <w:p w14:paraId="4FBF575F" w14:textId="77777777" w:rsidR="00671AC6" w:rsidRDefault="00671AC6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raw_user_meta_data.full_name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name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이메일</w:t>
      </w:r>
      <w:r>
        <w:rPr>
          <w:rFonts w:ascii="맑은 고딕" w:eastAsia="맑은 고딕" w:hAnsi="맑은 고딕" w:hint="eastAsia"/>
          <w:color w:val="222222"/>
        </w:rPr>
        <w:t xml:space="preserve"> local part </w:t>
      </w:r>
      <w:r>
        <w:rPr>
          <w:rFonts w:ascii="맑은 고딕" w:eastAsia="맑은 고딕" w:hAnsi="맑은 고딕" w:hint="eastAsia"/>
          <w:color w:val="222222"/>
        </w:rPr>
        <w:t>순으로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우선</w:t>
      </w:r>
    </w:p>
    <w:p w14:paraId="7A87CA4C" w14:textId="77777777" w:rsidR="00671AC6" w:rsidRDefault="00671AC6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이니셜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이름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첫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글자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대문자</w:t>
      </w:r>
    </w:p>
    <w:p w14:paraId="4668D04D" w14:textId="77777777" w:rsidR="00671AC6" w:rsidRDefault="00671AC6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색상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랜덤</w:t>
      </w:r>
      <w:r>
        <w:rPr>
          <w:rFonts w:ascii="맑은 고딕" w:eastAsia="맑은 고딕" w:hAnsi="맑은 고딕" w:hint="eastAsia"/>
          <w:color w:val="222222"/>
        </w:rPr>
        <w:t xml:space="preserve"> hue OKLCH</w:t>
      </w:r>
    </w:p>
    <w:p w14:paraId="3E0BFC34" w14:textId="77777777" w:rsidR="00671AC6" w:rsidRDefault="00671AC6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role: </w:t>
      </w:r>
      <w:r>
        <w:rPr>
          <w:rFonts w:ascii="맑은 고딕" w:eastAsia="맑은 고딕" w:hAnsi="맑은 고딕" w:hint="eastAsia"/>
          <w:color w:val="222222"/>
        </w:rPr>
        <w:t>기본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editor</w:t>
      </w:r>
    </w:p>
    <w:p w14:paraId="6CD735BF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2.3 </w:t>
      </w:r>
      <w:r>
        <w:rPr>
          <w:rFonts w:ascii="맑은 고딕" w:eastAsia="맑은 고딕" w:hAnsi="맑은 고딕" w:hint="eastAsia"/>
          <w:color w:val="222222"/>
        </w:rPr>
        <w:t>프로필</w:t>
      </w:r>
    </w:p>
    <w:p w14:paraId="1735DEF2" w14:textId="77777777" w:rsidR="00671AC6" w:rsidRDefault="00671AC6">
      <w:pPr>
        <w:numPr>
          <w:ilvl w:val="0"/>
          <w:numId w:val="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컬럼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id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Style w:val="HTML"/>
          <w:color w:val="222222"/>
        </w:rPr>
        <w:t>auth_user_id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Style w:val="HTML"/>
          <w:color w:val="222222"/>
        </w:rPr>
        <w:t>name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Style w:val="HTML"/>
          <w:color w:val="222222"/>
        </w:rPr>
        <w:t>initials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Style w:val="HTML"/>
          <w:color w:val="222222"/>
        </w:rPr>
        <w:t>color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Style w:val="HTML"/>
          <w:color w:val="222222"/>
        </w:rPr>
        <w:t>role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Style w:val="HTML"/>
          <w:color w:val="222222"/>
        </w:rPr>
        <w:t>created_at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Style w:val="HTML"/>
          <w:color w:val="222222"/>
        </w:rPr>
        <w:t>updated_at</w:t>
      </w:r>
    </w:p>
    <w:p w14:paraId="08B69573" w14:textId="77777777" w:rsidR="00671AC6" w:rsidRDefault="00671AC6">
      <w:pPr>
        <w:numPr>
          <w:ilvl w:val="0"/>
          <w:numId w:val="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표시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우측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댓글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아바타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멘션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팝오버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작성자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라벨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검증자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라벨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광범위</w:t>
      </w:r>
    </w:p>
    <w:p w14:paraId="5F9024B5" w14:textId="77777777" w:rsidR="00671AC6" w:rsidRDefault="00671AC6">
      <w:pPr>
        <w:numPr>
          <w:ilvl w:val="0"/>
          <w:numId w:val="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UI: </w:t>
      </w:r>
      <w:r>
        <w:rPr>
          <w:rStyle w:val="a6"/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현행은</w:t>
      </w:r>
      <w:r>
        <w:rPr>
          <w:rFonts w:ascii="맑은 고딕" w:eastAsia="맑은 고딕" w:hAnsi="맑은 고딕" w:hint="eastAsia"/>
          <w:color w:val="222222"/>
        </w:rPr>
        <w:t xml:space="preserve"> DB </w:t>
      </w:r>
      <w:r>
        <w:rPr>
          <w:rFonts w:ascii="맑은 고딕" w:eastAsia="맑은 고딕" w:hAnsi="맑은 고딕" w:hint="eastAsia"/>
          <w:color w:val="222222"/>
        </w:rPr>
        <w:t>직접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OAuth </w:t>
      </w:r>
      <w:r>
        <w:rPr>
          <w:rFonts w:ascii="맑은 고딕" w:eastAsia="맑은 고딕" w:hAnsi="맑은 고딕" w:hint="eastAsia"/>
          <w:color w:val="222222"/>
        </w:rPr>
        <w:t>메타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의존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7DD1BFB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2.4 </w:t>
      </w:r>
      <w:r>
        <w:rPr>
          <w:rFonts w:ascii="맑은 고딕" w:eastAsia="맑은 고딕" w:hAnsi="맑은 고딕" w:hint="eastAsia"/>
          <w:color w:val="222222"/>
        </w:rPr>
        <w:t>세션·쿠키</w:t>
      </w:r>
    </w:p>
    <w:p w14:paraId="38873910" w14:textId="77777777" w:rsidR="00671AC6" w:rsidRDefault="00671AC6">
      <w:pPr>
        <w:numPr>
          <w:ilvl w:val="0"/>
          <w:numId w:val="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Supabase SSR </w:t>
      </w:r>
      <w:r>
        <w:rPr>
          <w:rFonts w:ascii="맑은 고딕" w:eastAsia="맑은 고딕" w:hAnsi="맑은 고딕" w:hint="eastAsia"/>
          <w:color w:val="222222"/>
        </w:rPr>
        <w:t>쿠키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기반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Style w:val="HTML"/>
          <w:color w:val="222222"/>
        </w:rPr>
        <w:t>lib/supabase/server.ts</w:t>
      </w:r>
      <w:r>
        <w:rPr>
          <w:rFonts w:ascii="맑은 고딕" w:eastAsia="맑은 고딕" w:hAnsi="맑은 고딕" w:hint="eastAsia"/>
          <w:color w:val="222222"/>
        </w:rPr>
        <w:t xml:space="preserve"> (server) / </w:t>
      </w:r>
      <w:r>
        <w:rPr>
          <w:rStyle w:val="HTML"/>
          <w:color w:val="222222"/>
        </w:rPr>
        <w:t>lib/supabase/client.ts</w:t>
      </w:r>
      <w:r>
        <w:rPr>
          <w:rFonts w:ascii="맑은 고딕" w:eastAsia="맑은 고딕" w:hAnsi="맑은 고딕" w:hint="eastAsia"/>
          <w:color w:val="222222"/>
        </w:rPr>
        <w:t xml:space="preserve"> (browser) / </w:t>
      </w:r>
      <w:r>
        <w:rPr>
          <w:rStyle w:val="HTML"/>
          <w:color w:val="222222"/>
        </w:rPr>
        <w:t>lib/supabase/middleware.ts</w:t>
      </w:r>
      <w:r>
        <w:rPr>
          <w:rFonts w:ascii="맑은 고딕" w:eastAsia="맑은 고딕" w:hAnsi="맑은 고딕" w:hint="eastAsia"/>
          <w:color w:val="222222"/>
        </w:rPr>
        <w:t xml:space="preserve"> (edge) 3</w:t>
      </w:r>
      <w:r>
        <w:rPr>
          <w:rFonts w:ascii="맑은 고딕" w:eastAsia="맑은 고딕" w:hAnsi="맑은 고딕" w:hint="eastAsia"/>
          <w:color w:val="222222"/>
        </w:rPr>
        <w:t>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분리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36A4DC3A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7A0FF305">
          <v:rect id="_x0000_i1028" style="width:0;height:1.5pt" o:hralign="center" o:hrstd="t" o:hr="t" fillcolor="#a0a0a0" stroked="f"/>
        </w:pict>
      </w:r>
    </w:p>
    <w:p w14:paraId="6DA1667F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트리·관리</w:t>
      </w:r>
    </w:p>
    <w:p w14:paraId="63E616A3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3.1 </w:t>
      </w:r>
      <w:r>
        <w:rPr>
          <w:rFonts w:ascii="맑은 고딕" w:eastAsia="맑은 고딕" w:hAnsi="맑은 고딕" w:hint="eastAsia"/>
          <w:color w:val="222222"/>
        </w:rPr>
        <w:t>구조</w:t>
      </w:r>
    </w:p>
    <w:p w14:paraId="0CFF58D7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3-tier </w:t>
      </w:r>
      <w:r>
        <w:rPr>
          <w:rStyle w:val="a6"/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장</w:t>
      </w:r>
      <w:r>
        <w:rPr>
          <w:rFonts w:ascii="맑은 고딕" w:eastAsia="맑은 고딕" w:hAnsi="맑은 고딕" w:hint="eastAsia"/>
          <w:color w:val="222222"/>
        </w:rPr>
        <w:t xml:space="preserve">(chapter)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절</w:t>
      </w:r>
      <w:r>
        <w:rPr>
          <w:rFonts w:ascii="맑은 고딕" w:eastAsia="맑은 고딕" w:hAnsi="맑은 고딕" w:hint="eastAsia"/>
          <w:color w:val="222222"/>
        </w:rPr>
        <w:t xml:space="preserve">(section)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항목</w:t>
      </w:r>
      <w:r>
        <w:rPr>
          <w:rFonts w:ascii="맑은 고딕" w:eastAsia="맑은 고딕" w:hAnsi="맑은 고딕" w:hint="eastAsia"/>
          <w:color w:val="222222"/>
        </w:rPr>
        <w:t>(item)</w:t>
      </w:r>
    </w:p>
    <w:p w14:paraId="3AFFD99E" w14:textId="77777777" w:rsidR="00671AC6" w:rsidRDefault="00671AC6">
      <w:pPr>
        <w:numPr>
          <w:ilvl w:val="0"/>
          <w:numId w:val="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ID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텍스트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Style w:val="HTML"/>
          <w:color w:val="222222"/>
        </w:rPr>
        <w:t>ch1-2-1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형태</w:t>
      </w:r>
      <w:r>
        <w:rPr>
          <w:rFonts w:ascii="맑은 고딕" w:eastAsia="맑은 고딕" w:hAnsi="맑은 고딕" w:hint="eastAsia"/>
          <w:color w:val="222222"/>
        </w:rPr>
        <w:t xml:space="preserve">), </w:t>
      </w:r>
      <w:r>
        <w:rPr>
          <w:rStyle w:val="HTML"/>
          <w:color w:val="222222"/>
        </w:rPr>
        <w:t>parent_id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참조</w:t>
      </w:r>
    </w:p>
    <w:p w14:paraId="044C4E01" w14:textId="77777777" w:rsidR="00671AC6" w:rsidRDefault="00671AC6">
      <w:pPr>
        <w:numPr>
          <w:ilvl w:val="0"/>
          <w:numId w:val="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sort_order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형제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정렬</w:t>
      </w:r>
    </w:p>
    <w:p w14:paraId="7E593A67" w14:textId="77777777" w:rsidR="00671AC6" w:rsidRDefault="00671AC6">
      <w:pPr>
        <w:numPr>
          <w:ilvl w:val="0"/>
          <w:numId w:val="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badge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'PDF'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마크</w:t>
      </w:r>
    </w:p>
    <w:p w14:paraId="40226A8B" w14:textId="77777777" w:rsidR="00671AC6" w:rsidRDefault="00671AC6">
      <w:pPr>
        <w:numPr>
          <w:ilvl w:val="0"/>
          <w:numId w:val="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is_open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펼침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</w:t>
      </w:r>
    </w:p>
    <w:p w14:paraId="035E2A58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3.2 TOC </w:t>
      </w: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사이드바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E8B2F42" w14:textId="77777777" w:rsidR="00671AC6" w:rsidRDefault="00671AC6">
      <w:pPr>
        <w:numPr>
          <w:ilvl w:val="0"/>
          <w:numId w:val="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펼치기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접기</w:t>
      </w:r>
      <w:r>
        <w:rPr>
          <w:rFonts w:ascii="맑은 고딕" w:eastAsia="맑은 고딕" w:hAnsi="맑은 고딕" w:hint="eastAsia"/>
          <w:color w:val="222222"/>
        </w:rPr>
        <w:t xml:space="preserve"> (chevron)</w:t>
      </w:r>
    </w:p>
    <w:p w14:paraId="4CA0E725" w14:textId="77777777" w:rsidR="00671AC6" w:rsidRDefault="00671AC6">
      <w:pPr>
        <w:numPr>
          <w:ilvl w:val="0"/>
          <w:numId w:val="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WHAT'S NEW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카드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즐겨찾기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목록</w:t>
      </w:r>
    </w:p>
    <w:p w14:paraId="53D04D0F" w14:textId="77777777" w:rsidR="00671AC6" w:rsidRDefault="00671AC6">
      <w:pPr>
        <w:numPr>
          <w:ilvl w:val="0"/>
          <w:numId w:val="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사이드바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인스턴트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9291163" w14:textId="77777777" w:rsidR="00671AC6" w:rsidRDefault="00671AC6">
      <w:pPr>
        <w:numPr>
          <w:ilvl w:val="0"/>
          <w:numId w:val="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컨텍스트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메뉴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우클릭</w:t>
      </w:r>
      <w:r>
        <w:rPr>
          <w:rFonts w:ascii="맑은 고딕" w:eastAsia="맑은 고딕" w:hAnsi="맑은 고딕" w:hint="eastAsia"/>
          <w:color w:val="222222"/>
        </w:rPr>
        <w:t xml:space="preserve">): </w:t>
      </w:r>
      <w:r>
        <w:rPr>
          <w:rFonts w:ascii="맑은 고딕" w:eastAsia="맑은 고딕" w:hAnsi="맑은 고딕" w:hint="eastAsia"/>
          <w:color w:val="222222"/>
        </w:rPr>
        <w:t>이름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변경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인라인</w:t>
      </w:r>
      <w:r>
        <w:rPr>
          <w:rFonts w:ascii="맑은 고딕" w:eastAsia="맑은 고딕" w:hAnsi="맑은 고딕" w:hint="eastAsia"/>
          <w:color w:val="222222"/>
        </w:rPr>
        <w:t xml:space="preserve">) / </w:t>
      </w:r>
      <w:r>
        <w:rPr>
          <w:rFonts w:ascii="맑은 고딕" w:eastAsia="맑은 고딕" w:hAnsi="맑은 고딕" w:hint="eastAsia"/>
          <w:color w:val="222222"/>
        </w:rPr>
        <w:t>자식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형제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복제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위로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아래로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삭제</w:t>
      </w:r>
    </w:p>
    <w:p w14:paraId="378CF41B" w14:textId="77777777" w:rsidR="00671AC6" w:rsidRDefault="00671AC6">
      <w:pPr>
        <w:numPr>
          <w:ilvl w:val="0"/>
          <w:numId w:val="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추가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노드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자동으로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setActiveId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활성화</w:t>
      </w:r>
    </w:p>
    <w:p w14:paraId="357D9470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3.3 </w:t>
      </w:r>
      <w:r>
        <w:rPr>
          <w:rFonts w:ascii="맑은 고딕" w:eastAsia="맑은 고딕" w:hAnsi="맑은 고딕" w:hint="eastAsia"/>
          <w:color w:val="222222"/>
        </w:rPr>
        <w:t>다중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도큐먼트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탭</w:t>
      </w:r>
    </w:p>
    <w:p w14:paraId="2DB4645B" w14:textId="77777777" w:rsidR="00671AC6" w:rsidRDefault="00671AC6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최대</w:t>
      </w:r>
      <w:r>
        <w:rPr>
          <w:rFonts w:ascii="맑은 고딕" w:eastAsia="맑은 고딕" w:hAnsi="맑은 고딕" w:hint="eastAsia"/>
          <w:color w:val="222222"/>
        </w:rPr>
        <w:t xml:space="preserve"> N</w:t>
      </w:r>
      <w:r>
        <w:rPr>
          <w:rFonts w:ascii="맑은 고딕" w:eastAsia="맑은 고딕" w:hAnsi="맑은 고딕" w:hint="eastAsia"/>
          <w:color w:val="222222"/>
        </w:rPr>
        <w:t>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기본</w:t>
      </w:r>
      <w:r>
        <w:rPr>
          <w:rFonts w:ascii="맑은 고딕" w:eastAsia="맑은 고딕" w:hAnsi="맑은 고딕" w:hint="eastAsia"/>
          <w:color w:val="222222"/>
        </w:rPr>
        <w:t xml:space="preserve"> 8,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설정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C7ABE76" w14:textId="77777777" w:rsidR="00671AC6" w:rsidRDefault="00671AC6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고정</w:t>
      </w:r>
      <w:r>
        <w:rPr>
          <w:rStyle w:val="a6"/>
          <w:rFonts w:ascii="맑은 고딕" w:eastAsia="맑은 고딕" w:hAnsi="맑은 고딕" w:hint="eastAsia"/>
          <w:color w:val="222222"/>
        </w:rPr>
        <w:t>(pin)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닫기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됨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한계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초과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unpinned</w:t>
      </w:r>
      <w:r>
        <w:rPr>
          <w:rFonts w:ascii="맑은 고딕" w:eastAsia="맑은 고딕" w:hAnsi="맑은 고딕" w:hint="eastAsia"/>
          <w:color w:val="222222"/>
        </w:rPr>
        <w:t>부터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제거</w:t>
      </w:r>
    </w:p>
    <w:p w14:paraId="0BE9B90B" w14:textId="77777777" w:rsidR="00671AC6" w:rsidRDefault="00671AC6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dirty </w:t>
      </w:r>
      <w:r>
        <w:rPr>
          <w:rStyle w:val="a6"/>
          <w:rFonts w:ascii="맑은 고딕" w:eastAsia="맑은 고딕" w:hAnsi="맑은 고딕" w:hint="eastAsia"/>
          <w:color w:val="222222"/>
        </w:rPr>
        <w:t>마크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진행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표시</w:t>
      </w:r>
    </w:p>
    <w:p w14:paraId="206C9E5C" w14:textId="77777777" w:rsidR="00671AC6" w:rsidRDefault="00671AC6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status dot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상태별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색</w:t>
      </w:r>
    </w:p>
    <w:p w14:paraId="0203EE37" w14:textId="77777777" w:rsidR="00671AC6" w:rsidRDefault="00671AC6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탭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관리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popover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모두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닫기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고정만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남기기</w:t>
      </w:r>
    </w:p>
    <w:p w14:paraId="6BD66FB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3.4 </w:t>
      </w:r>
      <w:r>
        <w:rPr>
          <w:rFonts w:ascii="맑은 고딕" w:eastAsia="맑은 고딕" w:hAnsi="맑은 고딕" w:hint="eastAsia"/>
          <w:color w:val="222222"/>
        </w:rPr>
        <w:t>빠른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팔레트</w:t>
      </w:r>
    </w:p>
    <w:p w14:paraId="1C87F6F4" w14:textId="77777777" w:rsidR="00671AC6" w:rsidRDefault="00671AC6">
      <w:pPr>
        <w:numPr>
          <w:ilvl w:val="0"/>
          <w:numId w:val="1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단축키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rFonts w:ascii="Cambria Math" w:hAnsi="Cambria Math" w:cs="Cambria Math"/>
          <w:color w:val="222222"/>
        </w:rPr>
        <w:t>⌘</w:t>
      </w:r>
      <w:r>
        <w:rPr>
          <w:rStyle w:val="HTML"/>
          <w:color w:val="222222"/>
        </w:rPr>
        <w:t>K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Ctrl+K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입력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비포커스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719BFCA" w14:textId="77777777" w:rsidR="00671AC6" w:rsidRDefault="00671AC6">
      <w:pPr>
        <w:numPr>
          <w:ilvl w:val="0"/>
          <w:numId w:val="1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즐겨찾기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최근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검색</w:t>
      </w:r>
    </w:p>
    <w:p w14:paraId="21DF775C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3.5 </w:t>
      </w:r>
      <w:r>
        <w:rPr>
          <w:rFonts w:ascii="맑은 고딕" w:eastAsia="맑은 고딕" w:hAnsi="맑은 고딕" w:hint="eastAsia"/>
          <w:color w:val="222222"/>
        </w:rPr>
        <w:t>즐겨찾기</w:t>
      </w:r>
    </w:p>
    <w:p w14:paraId="14F2C922" w14:textId="77777777" w:rsidR="00671AC6" w:rsidRDefault="00671AC6">
      <w:pPr>
        <w:numPr>
          <w:ilvl w:val="0"/>
          <w:numId w:val="1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사이드바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카드</w:t>
      </w:r>
      <w:r>
        <w:rPr>
          <w:rFonts w:ascii="맑은 고딕" w:eastAsia="맑은 고딕" w:hAnsi="맑은 고딕" w:hint="eastAsia"/>
          <w:color w:val="222222"/>
        </w:rPr>
        <w:t xml:space="preserve"> + doc-head </w:t>
      </w:r>
      <w:r>
        <w:rPr>
          <w:rFonts w:ascii="맑은 고딕" w:eastAsia="맑은 고딕" w:hAnsi="맑은 고딕" w:hint="eastAsia"/>
          <w:color w:val="222222"/>
        </w:rPr>
        <w:t>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토글</w:t>
      </w:r>
    </w:p>
    <w:p w14:paraId="411AE67B" w14:textId="77777777" w:rsidR="00671AC6" w:rsidRDefault="00671AC6">
      <w:pPr>
        <w:numPr>
          <w:ilvl w:val="0"/>
          <w:numId w:val="1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단위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favorites.user_id + document_id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복합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키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008E150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50EAFDA7">
          <v:rect id="_x0000_i1029" style="width:0;height:1.5pt" o:hralign="center" o:hrstd="t" o:hr="t" fillcolor="#a0a0a0" stroked="f"/>
        </w:pict>
      </w:r>
    </w:p>
    <w:p w14:paraId="2FB891BB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 </w:t>
      </w:r>
      <w:r>
        <w:rPr>
          <w:rFonts w:ascii="맑은 고딕" w:eastAsia="맑은 고딕" w:hAnsi="맑은 고딕" w:hint="eastAsia"/>
          <w:color w:val="222222"/>
        </w:rPr>
        <w:t>에디터</w:t>
      </w:r>
    </w:p>
    <w:p w14:paraId="56BB7A57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4.1 </w:t>
      </w:r>
      <w:r>
        <w:rPr>
          <w:rFonts w:ascii="맑은 고딕" w:eastAsia="맑은 고딕" w:hAnsi="맑은 고딕" w:hint="eastAsia"/>
          <w:color w:val="222222"/>
        </w:rPr>
        <w:t>아키텍처</w:t>
      </w:r>
    </w:p>
    <w:p w14:paraId="7151396A" w14:textId="77777777" w:rsidR="00671AC6" w:rsidRDefault="00671AC6">
      <w:pPr>
        <w:numPr>
          <w:ilvl w:val="0"/>
          <w:numId w:val="1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contenteditable + execCommand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구현</w:t>
      </w:r>
      <w:r>
        <w:rPr>
          <w:rFonts w:ascii="맑은 고딕" w:eastAsia="맑은 고딕" w:hAnsi="맑은 고딕" w:hint="eastAsia"/>
          <w:color w:val="222222"/>
        </w:rPr>
        <w:t xml:space="preserve"> (Tiptap </w:t>
      </w:r>
      <w:r>
        <w:rPr>
          <w:rFonts w:ascii="맑은 고딕" w:eastAsia="맑은 고딕" w:hAnsi="맑은 고딕" w:hint="eastAsia"/>
          <w:color w:val="222222"/>
        </w:rPr>
        <w:t>의존성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제거됨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414813B" w14:textId="77777777" w:rsidR="00671AC6" w:rsidRDefault="00671AC6">
      <w:pPr>
        <w:numPr>
          <w:ilvl w:val="0"/>
          <w:numId w:val="1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HTML</w:t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그대로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document_content.body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</w:t>
      </w:r>
    </w:p>
    <w:p w14:paraId="31AE99AA" w14:textId="77777777" w:rsidR="00671AC6" w:rsidRDefault="00671AC6">
      <w:pPr>
        <w:numPr>
          <w:ilvl w:val="0"/>
          <w:numId w:val="1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hydration: </w:t>
      </w:r>
      <w:r>
        <w:rPr>
          <w:rStyle w:val="HTML"/>
          <w:color w:val="222222"/>
        </w:rPr>
        <w:t>body-hydration.ts</w:t>
      </w:r>
      <w:r>
        <w:rPr>
          <w:rFonts w:ascii="맑은 고딕" w:eastAsia="맑은 고딕" w:hAnsi="맑은 고딕" w:hint="eastAsia"/>
          <w:color w:val="222222"/>
        </w:rPr>
        <w:t>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정적</w:t>
      </w:r>
      <w:r>
        <w:rPr>
          <w:rFonts w:ascii="맑은 고딕" w:eastAsia="맑은 고딕" w:hAnsi="맑은 고딕" w:hint="eastAsia"/>
          <w:color w:val="222222"/>
        </w:rPr>
        <w:t xml:space="preserve"> HTML</w:t>
      </w:r>
      <w:r>
        <w:rPr>
          <w:rFonts w:ascii="맑은 고딕" w:eastAsia="맑은 고딕" w:hAnsi="맑은 고딕" w:hint="eastAsia"/>
          <w:color w:val="222222"/>
        </w:rPr>
        <w:t>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인터랙티브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위젯으로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살림</w:t>
      </w:r>
    </w:p>
    <w:p w14:paraId="1249D17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4.2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툴바</w:t>
      </w:r>
      <w:r>
        <w:rPr>
          <w:rFonts w:ascii="맑은 고딕" w:eastAsia="맑은 고딕" w:hAnsi="맑은 고딕" w:hint="eastAsia"/>
          <w:color w:val="222222"/>
        </w:rPr>
        <w:t xml:space="preserve"> (7</w:t>
      </w:r>
      <w:r>
        <w:rPr>
          <w:rFonts w:ascii="맑은 고딕" w:eastAsia="맑은 고딕" w:hAnsi="맑은 고딕" w:hint="eastAsia"/>
          <w:color w:val="222222"/>
        </w:rPr>
        <w:t>그룹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4F4CF37" w14:textId="77777777" w:rsidR="00671AC6" w:rsidRDefault="00671AC6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이력</w:t>
      </w:r>
      <w:r>
        <w:rPr>
          <w:rFonts w:ascii="맑은 고딕" w:eastAsia="맑은 고딕" w:hAnsi="맑은 고딕" w:hint="eastAsia"/>
          <w:color w:val="222222"/>
        </w:rPr>
        <w:t>: undo / redo</w:t>
      </w:r>
    </w:p>
    <w:p w14:paraId="2EBE51CA" w14:textId="77777777" w:rsidR="00671AC6" w:rsidRDefault="00671AC6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블록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제목</w:t>
      </w:r>
      <w:r>
        <w:rPr>
          <w:rFonts w:ascii="맑은 고딕" w:eastAsia="맑은 고딕" w:hAnsi="맑은 고딕" w:hint="eastAsia"/>
          <w:color w:val="222222"/>
        </w:rPr>
        <w:t>1/2/3</w:t>
      </w:r>
    </w:p>
    <w:p w14:paraId="56547FEF" w14:textId="77777777" w:rsidR="00671AC6" w:rsidRDefault="00671AC6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인라인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굵게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기울임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밑줄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취소선</w:t>
      </w:r>
    </w:p>
    <w:p w14:paraId="02BCCD98" w14:textId="77777777" w:rsidR="00671AC6" w:rsidRDefault="00671AC6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색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글자색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형광펜</w:t>
      </w:r>
      <w:r>
        <w:rPr>
          <w:rFonts w:ascii="맑은 고딕" w:eastAsia="맑은 고딕" w:hAnsi="맑은 고딕" w:hint="eastAsia"/>
          <w:color w:val="222222"/>
        </w:rPr>
        <w:t xml:space="preserve"> (6</w:t>
      </w:r>
      <w:r>
        <w:rPr>
          <w:rFonts w:ascii="맑은 고딕" w:eastAsia="맑은 고딕" w:hAnsi="맑은 고딕" w:hint="eastAsia"/>
          <w:color w:val="222222"/>
        </w:rPr>
        <w:t>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팔레트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027E490" w14:textId="77777777" w:rsidR="00671AC6" w:rsidRDefault="00671AC6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목록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불릿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번호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체크리스트</w:t>
      </w:r>
    </w:p>
    <w:p w14:paraId="35781F77" w14:textId="77777777" w:rsidR="00671AC6" w:rsidRDefault="00671AC6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정렬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좌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가운데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우</w:t>
      </w:r>
    </w:p>
    <w:p w14:paraId="5C5BD6B8" w14:textId="77777777" w:rsidR="00671AC6" w:rsidRDefault="00671AC6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삽입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이미지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콜아웃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코드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스크립트카드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결정트리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임베드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구분선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링크</w:t>
      </w:r>
    </w:p>
    <w:p w14:paraId="4A493D6A" w14:textId="77777777" w:rsidR="00671AC6" w:rsidRDefault="00671AC6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도구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찾기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바꾸기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PDF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인쇄</w:t>
      </w:r>
    </w:p>
    <w:p w14:paraId="76C5ECE9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4.3 </w:t>
      </w:r>
      <w:r>
        <w:rPr>
          <w:rFonts w:ascii="맑은 고딕" w:eastAsia="맑은 고딕" w:hAnsi="맑은 고딕" w:hint="eastAsia"/>
          <w:color w:val="222222"/>
        </w:rPr>
        <w:t>표</w:t>
      </w:r>
    </w:p>
    <w:p w14:paraId="221EABF2" w14:textId="77777777" w:rsidR="00671AC6" w:rsidRDefault="00671AC6">
      <w:pPr>
        <w:numPr>
          <w:ilvl w:val="0"/>
          <w:numId w:val="1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삽입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모달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행</w:t>
      </w:r>
      <w:r>
        <w:rPr>
          <w:rFonts w:ascii="맑은 고딕" w:eastAsia="맑은 고딕" w:hAnsi="맑은 고딕" w:hint="eastAsia"/>
          <w:color w:val="222222"/>
        </w:rPr>
        <w:t xml:space="preserve"> 1</w:t>
      </w:r>
      <w:del w:id="0" w:author="Unknown">
        <w:r>
          <w:rPr>
            <w:rFonts w:ascii="맑은 고딕" w:eastAsia="맑은 고딕" w:hAnsi="맑은 고딕" w:hint="eastAsia"/>
            <w:color w:val="222222"/>
          </w:rPr>
          <w:delText xml:space="preserve">12 </w:delText>
        </w:r>
        <w:r>
          <w:rPr>
            <w:rFonts w:ascii="맑은 고딕" w:eastAsia="맑은 고딕" w:hAnsi="맑은 고딕" w:hint="eastAsia"/>
            <w:color w:val="222222"/>
          </w:rPr>
          <w:delText>×</w:delText>
        </w:r>
        <w:r>
          <w:rPr>
            <w:rFonts w:ascii="맑은 고딕" w:eastAsia="맑은 고딕" w:hAnsi="맑은 고딕" w:hint="eastAsia"/>
            <w:color w:val="222222"/>
          </w:rPr>
          <w:delText xml:space="preserve"> </w:delText>
        </w:r>
        <w:r>
          <w:rPr>
            <w:rFonts w:ascii="맑은 고딕" w:eastAsia="맑은 고딕" w:hAnsi="맑은 고딕" w:hint="eastAsia"/>
            <w:color w:val="222222"/>
          </w:rPr>
          <w:delText>열</w:delText>
        </w:r>
        <w:r>
          <w:rPr>
            <w:rFonts w:ascii="맑은 고딕" w:eastAsia="맑은 고딕" w:hAnsi="맑은 고딕" w:hint="eastAsia"/>
            <w:color w:val="222222"/>
          </w:rPr>
          <w:delText xml:space="preserve"> 1</w:delText>
        </w:r>
      </w:del>
      <w:r>
        <w:rPr>
          <w:rFonts w:ascii="맑은 고딕" w:eastAsia="맑은 고딕" w:hAnsi="맑은 고딕" w:hint="eastAsia"/>
          <w:color w:val="222222"/>
        </w:rPr>
        <w:t xml:space="preserve">8 </w:t>
      </w:r>
      <w:r>
        <w:rPr>
          <w:rFonts w:ascii="맑은 고딕" w:eastAsia="맑은 고딕" w:hAnsi="맑은 고딕" w:hint="eastAsia"/>
          <w:color w:val="222222"/>
        </w:rPr>
        <w:t>라이브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미리보기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머리글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</w:p>
    <w:p w14:paraId="0DB71BCA" w14:textId="77777777" w:rsidR="00671AC6" w:rsidRDefault="00671AC6">
      <w:pPr>
        <w:numPr>
          <w:ilvl w:val="0"/>
          <w:numId w:val="1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플로팅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툴바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TableEditorOverlay</w:t>
      </w:r>
      <w:r>
        <w:rPr>
          <w:rFonts w:ascii="맑은 고딕" w:eastAsia="맑은 고딕" w:hAnsi="맑은 고딕" w:hint="eastAsia"/>
          <w:color w:val="222222"/>
        </w:rPr>
        <w:t>):</w:t>
      </w:r>
    </w:p>
    <w:p w14:paraId="44B1C2B0" w14:textId="77777777" w:rsidR="00671AC6" w:rsidRDefault="00671AC6">
      <w:pPr>
        <w:numPr>
          <w:ilvl w:val="1"/>
          <w:numId w:val="1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아래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</w:t>
      </w:r>
    </w:p>
    <w:p w14:paraId="7286BD84" w14:textId="77777777" w:rsidR="00671AC6" w:rsidRDefault="00671AC6">
      <w:pPr>
        <w:numPr>
          <w:ilvl w:val="1"/>
          <w:numId w:val="1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왼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오른쪽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</w:t>
      </w:r>
    </w:p>
    <w:p w14:paraId="36215A27" w14:textId="77777777" w:rsidR="00671AC6" w:rsidRDefault="00671AC6">
      <w:pPr>
        <w:numPr>
          <w:ilvl w:val="1"/>
          <w:numId w:val="1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병합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분할</w:t>
      </w:r>
    </w:p>
    <w:p w14:paraId="388C64E8" w14:textId="77777777" w:rsidR="00671AC6" w:rsidRDefault="00671AC6">
      <w:pPr>
        <w:numPr>
          <w:ilvl w:val="1"/>
          <w:numId w:val="1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정렬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좌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가운데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우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D07F0D8" w14:textId="77777777" w:rsidR="00671AC6" w:rsidRDefault="00671AC6">
      <w:pPr>
        <w:numPr>
          <w:ilvl w:val="1"/>
          <w:numId w:val="1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행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열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삭제</w:t>
      </w:r>
    </w:p>
    <w:p w14:paraId="34AF832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4.4 </w:t>
      </w:r>
      <w:r>
        <w:rPr>
          <w:rFonts w:ascii="맑은 고딕" w:eastAsia="맑은 고딕" w:hAnsi="맑은 고딕" w:hint="eastAsia"/>
          <w:color w:val="222222"/>
        </w:rPr>
        <w:t>콜아웃</w:t>
      </w:r>
      <w:r>
        <w:rPr>
          <w:rFonts w:ascii="맑은 고딕" w:eastAsia="맑은 고딕" w:hAnsi="맑은 고딕" w:hint="eastAsia"/>
          <w:color w:val="222222"/>
        </w:rPr>
        <w:t xml:space="preserve"> (6</w:t>
      </w:r>
      <w:r>
        <w:rPr>
          <w:rFonts w:ascii="맑은 고딕" w:eastAsia="맑은 고딕" w:hAnsi="맑은 고딕" w:hint="eastAsia"/>
          <w:color w:val="222222"/>
        </w:rPr>
        <w:t>종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C468226" w14:textId="77777777" w:rsidR="00671AC6" w:rsidRDefault="00671AC6">
      <w:pPr>
        <w:numPr>
          <w:ilvl w:val="0"/>
          <w:numId w:val="1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정보</w:t>
      </w:r>
      <w:r>
        <w:rPr>
          <w:rFonts w:ascii="맑은 고딕" w:eastAsia="맑은 고딕" w:hAnsi="맑은 고딕" w:hint="eastAsia"/>
          <w:color w:val="222222"/>
        </w:rPr>
        <w:t xml:space="preserve">(info) / </w:t>
      </w:r>
      <w:r>
        <w:rPr>
          <w:rFonts w:ascii="맑은 고딕" w:eastAsia="맑은 고딕" w:hAnsi="맑은 고딕" w:hint="eastAsia"/>
          <w:color w:val="222222"/>
        </w:rPr>
        <w:t>성공</w:t>
      </w:r>
      <w:r>
        <w:rPr>
          <w:rFonts w:ascii="맑은 고딕" w:eastAsia="맑은 고딕" w:hAnsi="맑은 고딕" w:hint="eastAsia"/>
          <w:color w:val="222222"/>
        </w:rPr>
        <w:t xml:space="preserve">(success) / </w:t>
      </w:r>
      <w:r>
        <w:rPr>
          <w:rFonts w:ascii="맑은 고딕" w:eastAsia="맑은 고딕" w:hAnsi="맑은 고딕" w:hint="eastAsia"/>
          <w:color w:val="222222"/>
        </w:rPr>
        <w:t>주의</w:t>
      </w:r>
      <w:r>
        <w:rPr>
          <w:rFonts w:ascii="맑은 고딕" w:eastAsia="맑은 고딕" w:hAnsi="맑은 고딕" w:hint="eastAsia"/>
          <w:color w:val="222222"/>
        </w:rPr>
        <w:t xml:space="preserve">(warn) / </w:t>
      </w:r>
      <w:r>
        <w:rPr>
          <w:rFonts w:ascii="맑은 고딕" w:eastAsia="맑은 고딕" w:hAnsi="맑은 고딕" w:hint="eastAsia"/>
          <w:color w:val="222222"/>
        </w:rPr>
        <w:t>위험</w:t>
      </w:r>
      <w:r>
        <w:rPr>
          <w:rFonts w:ascii="맑은 고딕" w:eastAsia="맑은 고딕" w:hAnsi="맑은 고딕" w:hint="eastAsia"/>
          <w:color w:val="222222"/>
        </w:rPr>
        <w:t xml:space="preserve">(danger) / </w:t>
      </w:r>
      <w:r>
        <w:rPr>
          <w:rFonts w:ascii="맑은 고딕" w:eastAsia="맑은 고딕" w:hAnsi="맑은 고딕" w:hint="eastAsia"/>
          <w:color w:val="222222"/>
        </w:rPr>
        <w:t>팁</w:t>
      </w:r>
      <w:r>
        <w:rPr>
          <w:rFonts w:ascii="맑은 고딕" w:eastAsia="맑은 고딕" w:hAnsi="맑은 고딕" w:hint="eastAsia"/>
          <w:color w:val="222222"/>
        </w:rPr>
        <w:t xml:space="preserve">(tip) / </w:t>
      </w:r>
      <w:r>
        <w:rPr>
          <w:rFonts w:ascii="맑은 고딕" w:eastAsia="맑은 고딕" w:hAnsi="맑은 고딕" w:hint="eastAsia"/>
          <w:color w:val="222222"/>
        </w:rPr>
        <w:t>예시</w:t>
      </w:r>
      <w:r>
        <w:rPr>
          <w:rFonts w:ascii="맑은 고딕" w:eastAsia="맑은 고딕" w:hAnsi="맑은 고딕" w:hint="eastAsia"/>
          <w:color w:val="222222"/>
        </w:rPr>
        <w:t>(example)</w:t>
      </w:r>
    </w:p>
    <w:p w14:paraId="47FBBAA1" w14:textId="77777777" w:rsidR="00671AC6" w:rsidRDefault="00671AC6">
      <w:pPr>
        <w:numPr>
          <w:ilvl w:val="0"/>
          <w:numId w:val="1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각각</w:t>
      </w:r>
      <w:r>
        <w:rPr>
          <w:rFonts w:ascii="맑은 고딕" w:eastAsia="맑은 고딕" w:hAnsi="맑은 고딕" w:hint="eastAsia"/>
          <w:color w:val="222222"/>
        </w:rPr>
        <w:t xml:space="preserve"> OKLCH </w:t>
      </w:r>
      <w:r>
        <w:rPr>
          <w:rFonts w:ascii="맑은 고딕" w:eastAsia="맑은 고딕" w:hAnsi="맑은 고딕" w:hint="eastAsia"/>
          <w:color w:val="222222"/>
        </w:rPr>
        <w:t>톤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다크모드</w:t>
      </w:r>
      <w:r>
        <w:rPr>
          <w:rFonts w:ascii="맑은 고딕" w:eastAsia="맑은 고딕" w:hAnsi="맑은 고딕" w:hint="eastAsia"/>
          <w:color w:val="222222"/>
        </w:rPr>
        <w:t xml:space="preserve"> override</w:t>
      </w:r>
    </w:p>
    <w:p w14:paraId="1F338FA0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4.5 </w:t>
      </w:r>
      <w:r>
        <w:rPr>
          <w:rFonts w:ascii="맑은 고딕" w:eastAsia="맑은 고딕" w:hAnsi="맑은 고딕" w:hint="eastAsia"/>
          <w:color w:val="222222"/>
        </w:rPr>
        <w:t>멘션</w:t>
      </w:r>
      <w:r>
        <w:rPr>
          <w:rFonts w:ascii="맑은 고딕" w:eastAsia="맑은 고딕" w:hAnsi="맑은 고딕" w:hint="eastAsia"/>
          <w:color w:val="222222"/>
        </w:rPr>
        <w:t xml:space="preserve"> (@)</w:t>
      </w:r>
    </w:p>
    <w:p w14:paraId="1819BE80" w14:textId="77777777" w:rsidR="00671AC6" w:rsidRDefault="00671AC6">
      <w:pPr>
        <w:numPr>
          <w:ilvl w:val="0"/>
          <w:numId w:val="1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@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입력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팝오버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등장</w:t>
      </w:r>
    </w:p>
    <w:p w14:paraId="2EADF204" w14:textId="77777777" w:rsidR="00671AC6" w:rsidRDefault="00671AC6">
      <w:pPr>
        <w:numPr>
          <w:ilvl w:val="0"/>
          <w:numId w:val="1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멤버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이름</w:t>
      </w:r>
      <w:r>
        <w:rPr>
          <w:rFonts w:ascii="맑은 고딕" w:eastAsia="맑은 고딕" w:hAnsi="맑은 고딕" w:hint="eastAsia"/>
          <w:color w:val="222222"/>
        </w:rPr>
        <w:t xml:space="preserve"> prefix </w:t>
      </w:r>
      <w:r>
        <w:rPr>
          <w:rFonts w:ascii="맑은 고딕" w:eastAsia="맑은 고딕" w:hAnsi="맑은 고딕" w:hint="eastAsia"/>
          <w:color w:val="222222"/>
        </w:rPr>
        <w:t>매칭</w:t>
      </w:r>
    </w:p>
    <w:p w14:paraId="622A6229" w14:textId="77777777" w:rsidR="00671AC6" w:rsidRDefault="00671AC6">
      <w:pPr>
        <w:numPr>
          <w:ilvl w:val="0"/>
          <w:numId w:val="1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키보드</w:t>
      </w:r>
      <w:r>
        <w:rPr>
          <w:rFonts w:ascii="맑은 고딕" w:eastAsia="맑은 고딕" w:hAnsi="맑은 고딕" w:hint="eastAsia"/>
          <w:color w:val="222222"/>
        </w:rPr>
        <w:t xml:space="preserve"> nav (</w:t>
      </w:r>
      <w:r>
        <w:rPr>
          <w:rFonts w:ascii="맑은 고딕" w:eastAsia="맑은 고딕" w:hAnsi="맑은 고딕" w:hint="eastAsia"/>
          <w:color w:val="222222"/>
        </w:rPr>
        <w:t>↑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↓</w:t>
      </w:r>
      <w:r>
        <w:rPr>
          <w:rFonts w:ascii="맑은 고딕" w:eastAsia="맑은 고딕" w:hAnsi="맑은 고딕" w:hint="eastAsia"/>
          <w:color w:val="222222"/>
        </w:rPr>
        <w:t>/Enter/Esc)</w:t>
      </w:r>
    </w:p>
    <w:p w14:paraId="0F04AF84" w14:textId="77777777" w:rsidR="00671AC6" w:rsidRDefault="00671AC6">
      <w:pPr>
        <w:numPr>
          <w:ilvl w:val="0"/>
          <w:numId w:val="1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선택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@</w:t>
      </w:r>
      <w:r>
        <w:rPr>
          <w:rStyle w:val="HTML"/>
          <w:color w:val="222222"/>
        </w:rPr>
        <w:t>홍길동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텍스트</w:t>
      </w:r>
      <w:r>
        <w:rPr>
          <w:rFonts w:ascii="맑은 고딕" w:eastAsia="맑은 고딕" w:hAnsi="맑은 고딕" w:hint="eastAsia"/>
          <w:color w:val="222222"/>
        </w:rPr>
        <w:t xml:space="preserve"> + (mention </w:t>
      </w:r>
      <w:r>
        <w:rPr>
          <w:rFonts w:ascii="맑은 고딕" w:eastAsia="맑은 고딕" w:hAnsi="맑은 고딕" w:hint="eastAsia"/>
          <w:color w:val="222222"/>
        </w:rPr>
        <w:t>메타데이터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1CE0EA7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4.6 </w:t>
      </w:r>
      <w:r>
        <w:rPr>
          <w:rFonts w:ascii="맑은 고딕" w:eastAsia="맑은 고딕" w:hAnsi="맑은 고딕" w:hint="eastAsia"/>
          <w:color w:val="222222"/>
        </w:rPr>
        <w:t>찾기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바꾸기</w:t>
      </w:r>
    </w:p>
    <w:p w14:paraId="1915033F" w14:textId="77777777" w:rsidR="00671AC6" w:rsidRDefault="00671AC6">
      <w:pPr>
        <w:numPr>
          <w:ilvl w:val="0"/>
          <w:numId w:val="1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rFonts w:ascii="Cambria Math" w:hAnsi="Cambria Math" w:cs="Cambria Math"/>
          <w:color w:val="222222"/>
        </w:rPr>
        <w:t>⌘</w:t>
      </w:r>
      <w:r>
        <w:rPr>
          <w:rStyle w:val="HTML"/>
          <w:color w:val="222222"/>
        </w:rPr>
        <w:t>F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Ctrl+F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토글</w:t>
      </w:r>
    </w:p>
    <w:p w14:paraId="562A54E9" w14:textId="77777777" w:rsidR="00671AC6" w:rsidRDefault="00671AC6">
      <w:pPr>
        <w:numPr>
          <w:ilvl w:val="0"/>
          <w:numId w:val="1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인라인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검색어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결과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카운트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이전·다음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바꾸기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모두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바꾸기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닫기</w:t>
      </w:r>
    </w:p>
    <w:p w14:paraId="3108645C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4.7 </w:t>
      </w:r>
      <w:r>
        <w:rPr>
          <w:rFonts w:ascii="맑은 고딕" w:eastAsia="맑은 고딕" w:hAnsi="맑은 고딕" w:hint="eastAsia"/>
          <w:color w:val="222222"/>
        </w:rPr>
        <w:t>인라인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이미지</w:t>
      </w:r>
    </w:p>
    <w:p w14:paraId="29FEDE9C" w14:textId="77777777" w:rsidR="00671AC6" w:rsidRDefault="00671AC6">
      <w:pPr>
        <w:numPr>
          <w:ilvl w:val="0"/>
          <w:numId w:val="1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본문에</w:t>
      </w:r>
      <w:r>
        <w:rPr>
          <w:rFonts w:ascii="맑은 고딕" w:eastAsia="맑은 고딕" w:hAnsi="맑은 고딕" w:hint="eastAsia"/>
          <w:color w:val="222222"/>
        </w:rPr>
        <w:t xml:space="preserve"> drag-drop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즉시</w:t>
      </w:r>
      <w:r>
        <w:rPr>
          <w:rFonts w:ascii="맑은 고딕" w:eastAsia="맑은 고딕" w:hAnsi="맑은 고딕" w:hint="eastAsia"/>
          <w:color w:val="222222"/>
        </w:rPr>
        <w:t xml:space="preserve"> 0.7 opacity </w:t>
      </w:r>
      <w:r>
        <w:rPr>
          <w:rFonts w:ascii="맑은 고딕" w:eastAsia="맑은 고딕" w:hAnsi="맑은 고딕" w:hint="eastAsia"/>
          <w:color w:val="222222"/>
        </w:rPr>
        <w:t>미리보기</w:t>
      </w:r>
    </w:p>
    <w:p w14:paraId="31AEE190" w14:textId="77777777" w:rsidR="00671AC6" w:rsidRDefault="00671AC6">
      <w:pPr>
        <w:numPr>
          <w:ilvl w:val="0"/>
          <w:numId w:val="1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direct-to-Storage signed URL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업로드</w:t>
      </w:r>
      <w:r>
        <w:rPr>
          <w:rFonts w:ascii="맑은 고딕" w:eastAsia="맑은 고딕" w:hAnsi="맑은 고딕" w:hint="eastAsia"/>
          <w:color w:val="222222"/>
        </w:rPr>
        <w:t xml:space="preserve"> (Vercel 4.5MB </w:t>
      </w:r>
      <w:r>
        <w:rPr>
          <w:rFonts w:ascii="맑은 고딕" w:eastAsia="맑은 고딕" w:hAnsi="맑은 고딕" w:hint="eastAsia"/>
          <w:color w:val="222222"/>
        </w:rPr>
        <w:t>우회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D101174" w14:textId="77777777" w:rsidR="00671AC6" w:rsidRDefault="00671AC6">
      <w:pPr>
        <w:numPr>
          <w:ilvl w:val="1"/>
          <w:numId w:val="19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버킷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documents-attachments</w:t>
      </w:r>
      <w:r>
        <w:rPr>
          <w:rFonts w:ascii="맑은 고딕" w:eastAsia="맑은 고딕" w:hAnsi="맑은 고딕" w:hint="eastAsia"/>
          <w:color w:val="222222"/>
        </w:rPr>
        <w:t xml:space="preserve"> / prefix </w:t>
      </w:r>
      <w:r>
        <w:rPr>
          <w:rStyle w:val="HTML"/>
          <w:color w:val="222222"/>
        </w:rPr>
        <w:t>_editor/&lt;docId&gt;/&lt;uuid&gt;.&lt;ext&gt;</w:t>
      </w:r>
    </w:p>
    <w:p w14:paraId="0C7A5534" w14:textId="77777777" w:rsidR="00671AC6" w:rsidRDefault="00671AC6">
      <w:pPr>
        <w:numPr>
          <w:ilvl w:val="1"/>
          <w:numId w:val="19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제한</w:t>
      </w:r>
      <w:r>
        <w:rPr>
          <w:rFonts w:ascii="맑은 고딕" w:eastAsia="맑은 고딕" w:hAnsi="맑은 고딕" w:hint="eastAsia"/>
          <w:color w:val="222222"/>
        </w:rPr>
        <w:t>: 8MB</w:t>
      </w:r>
    </w:p>
    <w:p w14:paraId="4C2358FF" w14:textId="77777777" w:rsidR="00671AC6" w:rsidRDefault="00671AC6">
      <w:pPr>
        <w:numPr>
          <w:ilvl w:val="1"/>
          <w:numId w:val="19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mime </w:t>
      </w:r>
      <w:r>
        <w:rPr>
          <w:rFonts w:ascii="맑은 고딕" w:eastAsia="맑은 고딕" w:hAnsi="맑은 고딕" w:hint="eastAsia"/>
          <w:color w:val="222222"/>
        </w:rPr>
        <w:t>화이트리스트</w:t>
      </w:r>
      <w:r>
        <w:rPr>
          <w:rFonts w:ascii="맑은 고딕" w:eastAsia="맑은 고딕" w:hAnsi="맑은 고딕" w:hint="eastAsia"/>
          <w:color w:val="222222"/>
        </w:rPr>
        <w:t>: png/jpeg/gif/webp/svg</w:t>
      </w:r>
    </w:p>
    <w:p w14:paraId="031A15D1" w14:textId="77777777" w:rsidR="00671AC6" w:rsidRDefault="00671AC6">
      <w:pPr>
        <w:numPr>
          <w:ilvl w:val="0"/>
          <w:numId w:val="1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완료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후</w:t>
      </w:r>
      <w:r>
        <w:rPr>
          <w:rFonts w:ascii="맑은 고딕" w:eastAsia="맑은 고딕" w:hAnsi="맑은 고딕" w:hint="eastAsia"/>
          <w:color w:val="222222"/>
        </w:rPr>
        <w:t xml:space="preserve"> src</w:t>
      </w:r>
      <w:r>
        <w:rPr>
          <w:rFonts w:ascii="맑은 고딕" w:eastAsia="맑은 고딕" w:hAnsi="맑은 고딕" w:hint="eastAsia"/>
          <w:color w:val="222222"/>
        </w:rPr>
        <w:t>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영구</w:t>
      </w:r>
      <w:r>
        <w:rPr>
          <w:rFonts w:ascii="맑은 고딕" w:eastAsia="맑은 고딕" w:hAnsi="맑은 고딕" w:hint="eastAsia"/>
          <w:color w:val="222222"/>
        </w:rPr>
        <w:t xml:space="preserve"> URL(</w:t>
      </w:r>
      <w:r>
        <w:rPr>
          <w:rStyle w:val="HTML"/>
          <w:color w:val="222222"/>
        </w:rPr>
        <w:t>/api/editor-images/...</w:t>
      </w:r>
      <w:r>
        <w:rPr>
          <w:rFonts w:ascii="맑은 고딕" w:eastAsia="맑은 고딕" w:hAnsi="맑은 고딕" w:hint="eastAsia"/>
          <w:color w:val="222222"/>
        </w:rPr>
        <w:t>)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swap + revokeObjectURL</w:t>
      </w:r>
    </w:p>
    <w:p w14:paraId="1AC3AAFA" w14:textId="77777777" w:rsidR="00671AC6" w:rsidRDefault="00671AC6">
      <w:pPr>
        <w:numPr>
          <w:ilvl w:val="0"/>
          <w:numId w:val="1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실패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frame </w:t>
      </w:r>
      <w:r>
        <w:rPr>
          <w:rFonts w:ascii="맑은 고딕" w:eastAsia="맑은 고딕" w:hAnsi="맑은 고딕" w:hint="eastAsia"/>
          <w:color w:val="222222"/>
        </w:rPr>
        <w:t>원복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토스트</w:t>
      </w:r>
    </w:p>
    <w:p w14:paraId="5F82E734" w14:textId="77777777" w:rsidR="00671AC6" w:rsidRDefault="00671AC6">
      <w:pPr>
        <w:numPr>
          <w:ilvl w:val="0"/>
          <w:numId w:val="1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라우트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인증된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사용자만</w:t>
      </w:r>
      <w:r>
        <w:rPr>
          <w:rFonts w:ascii="맑은 고딕" w:eastAsia="맑은 고딕" w:hAnsi="맑은 고딕" w:hint="eastAsia"/>
          <w:color w:val="222222"/>
        </w:rPr>
        <w:t xml:space="preserve"> stream, 1</w:t>
      </w:r>
      <w:r>
        <w:rPr>
          <w:rFonts w:ascii="맑은 고딕" w:eastAsia="맑은 고딕" w:hAnsi="맑은 고딕" w:hint="eastAsia"/>
          <w:color w:val="222222"/>
        </w:rPr>
        <w:t>시간</w:t>
      </w:r>
      <w:r>
        <w:rPr>
          <w:rFonts w:ascii="맑은 고딕" w:eastAsia="맑은 고딕" w:hAnsi="맑은 고딕" w:hint="eastAsia"/>
          <w:color w:val="222222"/>
        </w:rPr>
        <w:t xml:space="preserve"> immutable </w:t>
      </w:r>
      <w:r>
        <w:rPr>
          <w:rFonts w:ascii="맑은 고딕" w:eastAsia="맑은 고딕" w:hAnsi="맑은 고딕" w:hint="eastAsia"/>
          <w:color w:val="222222"/>
        </w:rPr>
        <w:t>캐시</w:t>
      </w:r>
    </w:p>
    <w:p w14:paraId="3BEC9114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4.8 </w:t>
      </w:r>
      <w:r>
        <w:rPr>
          <w:rFonts w:ascii="맑은 고딕" w:eastAsia="맑은 고딕" w:hAnsi="맑은 고딕" w:hint="eastAsia"/>
          <w:color w:val="222222"/>
        </w:rPr>
        <w:t>위젯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7159"/>
      </w:tblGrid>
      <w:tr w:rsidR="00000000" w14:paraId="4894C5FA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868846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위젯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26E7BB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동작</w:t>
            </w:r>
          </w:p>
        </w:tc>
      </w:tr>
      <w:tr w:rsidR="00000000" w14:paraId="159DD47E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7BE7E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스크립트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7B775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변수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슬롯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Style w:val="HTML"/>
                <w:color w:val="222222"/>
              </w:rPr>
              <w:t>{</w:t>
            </w:r>
            <w:r>
              <w:rPr>
                <w:rStyle w:val="HTML"/>
                <w:color w:val="222222"/>
              </w:rPr>
              <w:t>고객명</w:t>
            </w:r>
            <w:r>
              <w:rPr>
                <w:rStyle w:val="HTML"/>
                <w:color w:val="222222"/>
              </w:rPr>
              <w:t>}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변수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입력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본문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실시간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치환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Segoe UI Emoji" w:eastAsia="맑은 고딕" w:hAnsi="Segoe UI Emoji" w:cs="Segoe UI Emoji"/>
                <w:color w:val="222222"/>
                <w:sz w:val="21"/>
                <w:szCs w:val="21"/>
              </w:rPr>
              <w:t>📋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복사</w:t>
            </w:r>
          </w:p>
        </w:tc>
      </w:tr>
      <w:tr w:rsidR="00000000" w14:paraId="02C9ABB3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EDACB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결정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트리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085C4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분기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질문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아니오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클릭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흐름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결과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다시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시작</w:t>
            </w:r>
          </w:p>
        </w:tc>
      </w:tr>
      <w:tr w:rsidR="00000000" w14:paraId="6139DFEE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CCAE9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체크리스트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51E7E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인라인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체크박스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토글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목록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li.done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마크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5B0B9E87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509FF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임베드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152A7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CRM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티켓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카탈로그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샘플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외부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링크</w:t>
            </w:r>
          </w:p>
        </w:tc>
      </w:tr>
    </w:tbl>
    <w:p w14:paraId="67CD85D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4.9 </w:t>
      </w:r>
      <w:r>
        <w:rPr>
          <w:rFonts w:ascii="맑은 고딕" w:eastAsia="맑은 고딕" w:hAnsi="맑은 고딕" w:hint="eastAsia"/>
          <w:color w:val="222222"/>
        </w:rPr>
        <w:t>위젯</w:t>
      </w:r>
      <w:r>
        <w:rPr>
          <w:rFonts w:ascii="맑은 고딕" w:eastAsia="맑은 고딕" w:hAnsi="맑은 고딕" w:hint="eastAsia"/>
          <w:color w:val="222222"/>
        </w:rPr>
        <w:t xml:space="preserve"> hover </w:t>
      </w:r>
      <w:r>
        <w:rPr>
          <w:rFonts w:ascii="맑은 고딕" w:eastAsia="맑은 고딕" w:hAnsi="맑은 고딕" w:hint="eastAsia"/>
          <w:color w:val="222222"/>
        </w:rPr>
        <w:t>컨트롤</w:t>
      </w:r>
    </w:p>
    <w:p w14:paraId="5293AEE4" w14:textId="77777777" w:rsidR="00671AC6" w:rsidRDefault="00671AC6">
      <w:pPr>
        <w:numPr>
          <w:ilvl w:val="0"/>
          <w:numId w:val="2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위젯에</w:t>
      </w:r>
      <w:r>
        <w:rPr>
          <w:rFonts w:ascii="맑은 고딕" w:eastAsia="맑은 고딕" w:hAnsi="맑은 고딕" w:hint="eastAsia"/>
          <w:color w:val="222222"/>
        </w:rPr>
        <w:t xml:space="preserve"> hover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우상단</w:t>
      </w:r>
      <w:r>
        <w:rPr>
          <w:rFonts w:ascii="맑은 고딕" w:eastAsia="맑은 고딕" w:hAnsi="맑은 고딕" w:hint="eastAsia"/>
          <w:color w:val="222222"/>
        </w:rPr>
        <w:t xml:space="preserve"> floating toolbar (</w:t>
      </w:r>
      <w:r>
        <w:rPr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모드만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6A9465C" w14:textId="77777777" w:rsidR="00671AC6" w:rsidRDefault="00671AC6">
      <w:pPr>
        <w:numPr>
          <w:ilvl w:val="0"/>
          <w:numId w:val="2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공통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삭제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복제</w:t>
      </w:r>
    </w:p>
    <w:p w14:paraId="26FCEF9F" w14:textId="77777777" w:rsidR="00671AC6" w:rsidRDefault="00671AC6">
      <w:pPr>
        <w:numPr>
          <w:ilvl w:val="0"/>
          <w:numId w:val="2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type</w:t>
      </w:r>
      <w:r>
        <w:rPr>
          <w:rStyle w:val="a6"/>
          <w:rFonts w:ascii="맑은 고딕" w:eastAsia="맑은 고딕" w:hAnsi="맑은 고딕" w:hint="eastAsia"/>
          <w:color w:val="222222"/>
        </w:rPr>
        <w:t>별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(prompt() </w:t>
      </w:r>
      <w:r>
        <w:rPr>
          <w:rFonts w:ascii="맑은 고딕" w:eastAsia="맑은 고딕" w:hAnsi="맑은 고딕" w:hint="eastAsia"/>
          <w:color w:val="222222"/>
        </w:rPr>
        <w:t>기반</w:t>
      </w:r>
      <w:r>
        <w:rPr>
          <w:rFonts w:ascii="맑은 고딕" w:eastAsia="맑은 고딕" w:hAnsi="맑은 고딕" w:hint="eastAsia"/>
          <w:color w:val="222222"/>
        </w:rPr>
        <w:t>):</w:t>
      </w:r>
    </w:p>
    <w:p w14:paraId="50816314" w14:textId="77777777" w:rsidR="00671AC6" w:rsidRDefault="00671AC6">
      <w:pPr>
        <w:numPr>
          <w:ilvl w:val="1"/>
          <w:numId w:val="20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스크립트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 xml:space="preserve">+ </w:t>
      </w:r>
      <w:r>
        <w:rPr>
          <w:rStyle w:val="HTML"/>
          <w:color w:val="222222"/>
        </w:rPr>
        <w:t>변수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이름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입력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슬롯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삽입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EC2D893" w14:textId="77777777" w:rsidR="00671AC6" w:rsidRDefault="00671AC6">
      <w:pPr>
        <w:numPr>
          <w:ilvl w:val="1"/>
          <w:numId w:val="20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결정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: JSON </w:t>
      </w:r>
      <w:r>
        <w:rPr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(parse validate)</w:t>
      </w:r>
    </w:p>
    <w:p w14:paraId="63FB3EDD" w14:textId="77777777" w:rsidR="00671AC6" w:rsidRDefault="00671AC6">
      <w:pPr>
        <w:numPr>
          <w:ilvl w:val="1"/>
          <w:numId w:val="20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임베드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등록된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키</w:t>
      </w:r>
      <w:r>
        <w:rPr>
          <w:rFonts w:ascii="맑은 고딕" w:eastAsia="맑은 고딕" w:hAnsi="맑은 고딕" w:hint="eastAsia"/>
          <w:color w:val="222222"/>
        </w:rPr>
        <w:t xml:space="preserve"> swap</w:t>
      </w:r>
    </w:p>
    <w:p w14:paraId="38A79EB8" w14:textId="77777777" w:rsidR="00671AC6" w:rsidRDefault="00671AC6">
      <w:pPr>
        <w:numPr>
          <w:ilvl w:val="0"/>
          <w:numId w:val="2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toolbar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hydrate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inject, </w:t>
      </w:r>
      <w:r>
        <w:rPr>
          <w:rFonts w:ascii="맑은 고딕" w:eastAsia="맑은 고딕" w:hAnsi="맑은 고딕" w:hint="eastAsia"/>
          <w:color w:val="222222"/>
        </w:rPr>
        <w:t>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직전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stripWidgetControls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strip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DB </w:t>
      </w:r>
      <w:r>
        <w:rPr>
          <w:rFonts w:ascii="맑은 고딕" w:eastAsia="맑은 고딕" w:hAnsi="맑은 고딕" w:hint="eastAsia"/>
          <w:color w:val="222222"/>
        </w:rPr>
        <w:t>영구화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됨</w:t>
      </w:r>
    </w:p>
    <w:p w14:paraId="1180CB0B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4.10 </w:t>
      </w:r>
      <w:r>
        <w:rPr>
          <w:rFonts w:ascii="맑은 고딕" w:eastAsia="맑은 고딕" w:hAnsi="맑은 고딕" w:hint="eastAsia"/>
          <w:color w:val="222222"/>
        </w:rPr>
        <w:t>협업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커서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시뮬레이션</w:t>
      </w:r>
    </w:p>
    <w:p w14:paraId="14FA2271" w14:textId="77777777" w:rsidR="00671AC6" w:rsidRDefault="00671AC6">
      <w:pPr>
        <w:numPr>
          <w:ilvl w:val="0"/>
          <w:numId w:val="2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모드일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멤버</w:t>
      </w:r>
      <w:r>
        <w:rPr>
          <w:rFonts w:ascii="맑은 고딕" w:eastAsia="맑은 고딕" w:hAnsi="맑은 고딕" w:hint="eastAsia"/>
          <w:color w:val="222222"/>
        </w:rPr>
        <w:t xml:space="preserve"> 2</w:t>
      </w:r>
      <w:r>
        <w:rPr>
          <w:rFonts w:ascii="맑은 고딕" w:eastAsia="맑은 고딕" w:hAnsi="맑은 고딕" w:hint="eastAsia"/>
          <w:color w:val="222222"/>
        </w:rPr>
        <w:t>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화살표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이름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라벨</w:t>
      </w:r>
      <w:r>
        <w:rPr>
          <w:rFonts w:ascii="맑은 고딕" w:eastAsia="맑은 고딕" w:hAnsi="맑은 고딕" w:hint="eastAsia"/>
          <w:color w:val="222222"/>
        </w:rPr>
        <w:t xml:space="preserve"> floating</w:t>
      </w:r>
    </w:p>
    <w:p w14:paraId="5B07FA6D" w14:textId="77777777" w:rsidR="00671AC6" w:rsidRDefault="00671AC6">
      <w:pPr>
        <w:numPr>
          <w:ilvl w:val="0"/>
          <w:numId w:val="2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4</w:t>
      </w:r>
      <w:r>
        <w:rPr>
          <w:rFonts w:ascii="맑은 고딕" w:eastAsia="맑은 고딕" w:hAnsi="맑은 고딕" w:hint="eastAsia"/>
          <w:color w:val="222222"/>
        </w:rPr>
        <w:t>초마다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임의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위치로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부드러운</w:t>
      </w:r>
      <w:r>
        <w:rPr>
          <w:rFonts w:ascii="맑은 고딕" w:eastAsia="맑은 고딕" w:hAnsi="맑은 고딕" w:hint="eastAsia"/>
          <w:color w:val="222222"/>
        </w:rPr>
        <w:t xml:space="preserve"> transition</w:t>
      </w:r>
    </w:p>
    <w:p w14:paraId="5C1F1C56" w14:textId="77777777" w:rsidR="00671AC6" w:rsidRDefault="00671AC6">
      <w:pPr>
        <w:numPr>
          <w:ilvl w:val="0"/>
          <w:numId w:val="2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백엔드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진짜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실시간은</w:t>
      </w:r>
      <w:r>
        <w:rPr>
          <w:rFonts w:ascii="맑은 고딕" w:eastAsia="맑은 고딕" w:hAnsi="맑은 고딕" w:hint="eastAsia"/>
          <w:color w:val="222222"/>
        </w:rPr>
        <w:t xml:space="preserve"> Part 2.H </w:t>
      </w:r>
      <w:r>
        <w:rPr>
          <w:rFonts w:ascii="맑은 고딕" w:eastAsia="맑은 고딕" w:hAnsi="맑은 고딕" w:hint="eastAsia"/>
          <w:color w:val="222222"/>
        </w:rPr>
        <w:t>참조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08EE8EF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4.11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</w:t>
      </w:r>
    </w:p>
    <w:p w14:paraId="758ADC8E" w14:textId="77777777" w:rsidR="00671AC6" w:rsidRDefault="00671AC6">
      <w:pPr>
        <w:numPr>
          <w:ilvl w:val="0"/>
          <w:numId w:val="2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입력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후</w:t>
      </w:r>
      <w:r>
        <w:rPr>
          <w:rFonts w:ascii="맑은 고딕" w:eastAsia="맑은 고딕" w:hAnsi="맑은 고딕" w:hint="eastAsia"/>
          <w:color w:val="222222"/>
        </w:rPr>
        <w:t xml:space="preserve"> 800ms throttle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saveBodyAction</w:t>
      </w:r>
      <w:r>
        <w:rPr>
          <w:rFonts w:ascii="맑은 고딕" w:eastAsia="맑은 고딕" w:hAnsi="맑은 고딕" w:hint="eastAsia"/>
          <w:color w:val="222222"/>
        </w:rPr>
        <w:t xml:space="preserve"> UPSERT</w:t>
      </w:r>
    </w:p>
    <w:p w14:paraId="6B3C3B94" w14:textId="77777777" w:rsidR="00671AC6" w:rsidRDefault="00671AC6">
      <w:pPr>
        <w:numPr>
          <w:ilvl w:val="0"/>
          <w:numId w:val="2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상단바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>: "</w:t>
      </w:r>
      <w:r>
        <w:rPr>
          <w:rFonts w:ascii="맑은 고딕" w:eastAsia="맑은 고딕" w:hAnsi="맑은 고딕" w:hint="eastAsia"/>
          <w:color w:val="222222"/>
        </w:rPr>
        <w:t>저장됨</w:t>
      </w:r>
      <w:r>
        <w:rPr>
          <w:rFonts w:ascii="맑은 고딕" w:eastAsia="맑은 고딕" w:hAnsi="맑은 고딕" w:hint="eastAsia"/>
          <w:color w:val="222222"/>
        </w:rPr>
        <w:t>" (</w:t>
      </w:r>
      <w:r>
        <w:rPr>
          <w:rFonts w:ascii="맑은 고딕" w:eastAsia="맑은 고딕" w:hAnsi="맑은 고딕" w:hint="eastAsia"/>
          <w:color w:val="222222"/>
        </w:rPr>
        <w:t>회색</w:t>
      </w:r>
      <w:r>
        <w:rPr>
          <w:rFonts w:ascii="맑은 고딕" w:eastAsia="맑은 고딕" w:hAnsi="맑은 고딕" w:hint="eastAsia"/>
          <w:color w:val="222222"/>
        </w:rPr>
        <w:t>) / "</w:t>
      </w:r>
      <w:r>
        <w:rPr>
          <w:rFonts w:ascii="맑은 고딕" w:eastAsia="맑은 고딕" w:hAnsi="맑은 고딕" w:hint="eastAsia"/>
          <w:color w:val="222222"/>
        </w:rPr>
        <w:t>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>" (pulse)</w:t>
      </w:r>
    </w:p>
    <w:p w14:paraId="00C690AF" w14:textId="77777777" w:rsidR="00671AC6" w:rsidRDefault="00671AC6">
      <w:pPr>
        <w:numPr>
          <w:ilvl w:val="0"/>
          <w:numId w:val="2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실패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5</w:t>
      </w:r>
      <w:r>
        <w:rPr>
          <w:rFonts w:ascii="맑은 고딕" w:eastAsia="맑은 고딕" w:hAnsi="맑은 고딕" w:hint="eastAsia"/>
          <w:color w:val="222222"/>
        </w:rPr>
        <w:t>초</w:t>
      </w:r>
      <w:r>
        <w:rPr>
          <w:rFonts w:ascii="맑은 고딕" w:eastAsia="맑은 고딕" w:hAnsi="맑은 고딕" w:hint="eastAsia"/>
          <w:color w:val="222222"/>
        </w:rPr>
        <w:t xml:space="preserve"> throttle </w:t>
      </w:r>
      <w:r>
        <w:rPr>
          <w:rFonts w:ascii="맑은 고딕" w:eastAsia="맑은 고딕" w:hAnsi="맑은 고딕" w:hint="eastAsia"/>
          <w:color w:val="222222"/>
        </w:rPr>
        <w:t>토스트</w:t>
      </w:r>
      <w:r>
        <w:rPr>
          <w:rFonts w:ascii="맑은 고딕" w:eastAsia="맑은 고딕" w:hAnsi="맑은 고딕" w:hint="eastAsia"/>
          <w:color w:val="222222"/>
        </w:rPr>
        <w:t xml:space="preserve"> ("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실패</w:t>
      </w:r>
      <w:r>
        <w:rPr>
          <w:rFonts w:ascii="맑은 고딕" w:eastAsia="맑은 고딕" w:hAnsi="맑은 고딕" w:hint="eastAsia"/>
          <w:color w:val="222222"/>
        </w:rPr>
        <w:t>")</w:t>
      </w:r>
    </w:p>
    <w:p w14:paraId="5CA93D0C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4.12 </w:t>
      </w:r>
      <w:r>
        <w:rPr>
          <w:rFonts w:ascii="맑은 고딕" w:eastAsia="맑은 고딕" w:hAnsi="맑은 고딕" w:hint="eastAsia"/>
          <w:color w:val="222222"/>
        </w:rPr>
        <w:t>버전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히스토리</w:t>
      </w:r>
    </w:p>
    <w:p w14:paraId="6397ED65" w14:textId="77777777" w:rsidR="00671AC6" w:rsidRDefault="00671AC6">
      <w:pPr>
        <w:numPr>
          <w:ilvl w:val="0"/>
          <w:numId w:val="2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우측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히스토리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탭에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최대</w:t>
      </w:r>
      <w:r>
        <w:rPr>
          <w:rFonts w:ascii="맑은 고딕" w:eastAsia="맑은 고딕" w:hAnsi="맑은 고딕" w:hint="eastAsia"/>
          <w:color w:val="222222"/>
        </w:rPr>
        <w:t xml:space="preserve"> 30</w:t>
      </w:r>
      <w:r>
        <w:rPr>
          <w:rFonts w:ascii="맑은 고딕" w:eastAsia="맑은 고딕" w:hAnsi="맑은 고딕" w:hint="eastAsia"/>
          <w:color w:val="222222"/>
        </w:rPr>
        <w:t>개</w:t>
      </w:r>
    </w:p>
    <w:p w14:paraId="567B208B" w14:textId="77777777" w:rsidR="00671AC6" w:rsidRDefault="00671AC6">
      <w:pPr>
        <w:numPr>
          <w:ilvl w:val="0"/>
          <w:numId w:val="2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워크플로우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스냅샷</w:t>
      </w:r>
      <w:r>
        <w:rPr>
          <w:rFonts w:ascii="맑은 고딕" w:eastAsia="맑은 고딕" w:hAnsi="맑은 고딕" w:hint="eastAsia"/>
          <w:color w:val="222222"/>
        </w:rPr>
        <w:t xml:space="preserve"> (draft </w:t>
      </w:r>
      <w:r>
        <w:rPr>
          <w:rFonts w:ascii="맑은 고딕" w:eastAsia="맑은 고딕" w:hAnsi="맑은 고딕" w:hint="eastAsia"/>
          <w:color w:val="222222"/>
        </w:rPr>
        <w:t>제외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C9C6111" w14:textId="77777777" w:rsidR="00671AC6" w:rsidRDefault="00671AC6">
      <w:pPr>
        <w:numPr>
          <w:ilvl w:val="0"/>
          <w:numId w:val="2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클릭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복원</w:t>
      </w:r>
      <w:r>
        <w:rPr>
          <w:rFonts w:ascii="맑은 고딕" w:eastAsia="맑은 고딕" w:hAnsi="맑은 고딕" w:hint="eastAsia"/>
          <w:color w:val="222222"/>
        </w:rPr>
        <w:t xml:space="preserve"> (head </w:t>
      </w:r>
      <w:r>
        <w:rPr>
          <w:rFonts w:ascii="맑은 고딕" w:eastAsia="맑은 고딕" w:hAnsi="맑은 고딕" w:hint="eastAsia"/>
          <w:color w:val="222222"/>
        </w:rPr>
        <w:t>아닌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행만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644AA96" w14:textId="77777777" w:rsidR="00671AC6" w:rsidRDefault="00671AC6">
      <w:pPr>
        <w:numPr>
          <w:ilvl w:val="0"/>
          <w:numId w:val="2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행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시각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작성자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버전</w:t>
      </w:r>
      <w:r>
        <w:rPr>
          <w:rFonts w:ascii="맑은 고딕" w:eastAsia="맑은 고딕" w:hAnsi="맑은 고딕" w:hint="eastAsia"/>
          <w:color w:val="222222"/>
        </w:rPr>
        <w:t xml:space="preserve">(v0.1 </w:t>
      </w:r>
      <w:r>
        <w:rPr>
          <w:rFonts w:ascii="맑은 고딕" w:eastAsia="맑은 고딕" w:hAnsi="맑은 고딕" w:hint="eastAsia"/>
          <w:color w:val="222222"/>
        </w:rPr>
        <w:t>단위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증가</w:t>
      </w:r>
      <w:r>
        <w:rPr>
          <w:rFonts w:ascii="맑은 고딕" w:eastAsia="맑은 고딕" w:hAnsi="맑은 고딕" w:hint="eastAsia"/>
          <w:color w:val="222222"/>
        </w:rPr>
        <w:t xml:space="preserve">)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설명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태그</w:t>
      </w:r>
      <w:r>
        <w:rPr>
          <w:rFonts w:ascii="맑은 고딕" w:eastAsia="맑은 고딕" w:hAnsi="맑은 고딕" w:hint="eastAsia"/>
          <w:color w:val="222222"/>
        </w:rPr>
        <w:t>(approved/published)</w:t>
      </w:r>
    </w:p>
    <w:p w14:paraId="3350F510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6211CCCD">
          <v:rect id="_x0000_i1030" style="width:0;height:1.5pt" o:hralign="center" o:hrstd="t" o:hr="t" fillcolor="#a0a0a0" stroked="f"/>
        </w:pict>
      </w:r>
    </w:p>
    <w:p w14:paraId="43D645F9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5. </w:t>
      </w:r>
      <w:r>
        <w:rPr>
          <w:rFonts w:ascii="맑은 고딕" w:eastAsia="맑은 고딕" w:hAnsi="맑은 고딕" w:hint="eastAsia"/>
          <w:color w:val="222222"/>
        </w:rPr>
        <w:t>첨부·파일·인라인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미디어</w:t>
      </w:r>
    </w:p>
    <w:p w14:paraId="0E472F29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5.1 </w:t>
      </w:r>
      <w:r>
        <w:rPr>
          <w:rFonts w:ascii="맑은 고딕" w:eastAsia="맑은 고딕" w:hAnsi="맑은 고딕" w:hint="eastAsia"/>
          <w:color w:val="222222"/>
        </w:rPr>
        <w:t>일반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우측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패널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BE8F93B" w14:textId="77777777" w:rsidR="00671AC6" w:rsidRDefault="00671AC6">
      <w:pPr>
        <w:numPr>
          <w:ilvl w:val="0"/>
          <w:numId w:val="2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드롭존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점선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박스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Style w:val="HTML"/>
          <w:color w:val="222222"/>
        </w:rPr>
        <w:t xml:space="preserve">+ </w:t>
      </w:r>
      <w:r>
        <w:rPr>
          <w:rStyle w:val="HTML"/>
          <w:color w:val="222222"/>
        </w:rPr>
        <w:t>파일</w:t>
      </w:r>
      <w:r>
        <w:rPr>
          <w:rStyle w:val="HTML"/>
          <w:color w:val="222222"/>
        </w:rPr>
        <w:t xml:space="preserve"> </w:t>
      </w:r>
      <w:r>
        <w:rPr>
          <w:rStyle w:val="HTML"/>
          <w:color w:val="222222"/>
        </w:rPr>
        <w:t>추가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버튼</w:t>
      </w:r>
    </w:p>
    <w:p w14:paraId="13AE3543" w14:textId="77777777" w:rsidR="00671AC6" w:rsidRDefault="00671AC6">
      <w:pPr>
        <w:numPr>
          <w:ilvl w:val="0"/>
          <w:numId w:val="2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6</w:t>
      </w:r>
      <w:r>
        <w:rPr>
          <w:rStyle w:val="a6"/>
          <w:rFonts w:ascii="맑은 고딕" w:eastAsia="맑은 고딕" w:hAnsi="맑은 고딕" w:hint="eastAsia"/>
          <w:color w:val="222222"/>
        </w:rPr>
        <w:t>종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file-ico</w:t>
      </w:r>
      <w:r>
        <w:rPr>
          <w:rFonts w:ascii="맑은 고딕" w:eastAsia="맑은 고딕" w:hAnsi="맑은 고딕" w:hint="eastAsia"/>
          <w:color w:val="222222"/>
        </w:rPr>
        <w:t xml:space="preserve">: PDF / </w:t>
      </w:r>
      <w:r>
        <w:rPr>
          <w:rFonts w:ascii="맑은 고딕" w:eastAsia="맑은 고딕" w:hAnsi="맑은 고딕" w:hint="eastAsia"/>
          <w:color w:val="222222"/>
        </w:rPr>
        <w:t>이미지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압축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코드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기본</w:t>
      </w:r>
    </w:p>
    <w:p w14:paraId="1D3E033D" w14:textId="77777777" w:rsidR="00671AC6" w:rsidRDefault="00671AC6">
      <w:pPr>
        <w:numPr>
          <w:ilvl w:val="0"/>
          <w:numId w:val="2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진행률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바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업로드</w:t>
      </w:r>
      <w:r>
        <w:rPr>
          <w:rFonts w:ascii="맑은 고딕" w:eastAsia="맑은 고딕" w:hAnsi="맑은 고딕" w:hint="eastAsia"/>
          <w:color w:val="222222"/>
        </w:rPr>
        <w:t xml:space="preserve"> % + </w:t>
      </w:r>
      <w:r>
        <w:rPr>
          <w:rFonts w:ascii="맑은 고딕" w:eastAsia="맑은 고딕" w:hAnsi="맑은 고딕" w:hint="eastAsia"/>
          <w:color w:val="222222"/>
        </w:rPr>
        <w:t>파일명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크기</w:t>
      </w:r>
    </w:p>
    <w:p w14:paraId="6F0F01F7" w14:textId="77777777" w:rsidR="00671AC6" w:rsidRDefault="00671AC6">
      <w:pPr>
        <w:numPr>
          <w:ilvl w:val="0"/>
          <w:numId w:val="2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다운로드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a6"/>
          <w:rFonts w:ascii="맑은 고딕" w:eastAsia="맑은 고딕" w:hAnsi="맑은 고딕" w:hint="eastAsia"/>
          <w:color w:val="222222"/>
        </w:rPr>
        <w:t>삭제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행마다</w:t>
      </w:r>
    </w:p>
    <w:p w14:paraId="2DCB5386" w14:textId="77777777" w:rsidR="00671AC6" w:rsidRDefault="00671AC6">
      <w:pPr>
        <w:numPr>
          <w:ilvl w:val="0"/>
          <w:numId w:val="2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우측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패널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전체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드롭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영역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패널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어디든</w:t>
      </w:r>
      <w:r>
        <w:rPr>
          <w:rFonts w:ascii="맑은 고딕" w:eastAsia="맑은 고딕" w:hAnsi="맑은 고딕" w:hint="eastAsia"/>
          <w:color w:val="222222"/>
        </w:rPr>
        <w:t xml:space="preserve"> drop OK (overlay </w:t>
      </w:r>
      <w:r>
        <w:rPr>
          <w:rFonts w:ascii="맑은 고딕" w:eastAsia="맑은 고딕" w:hAnsi="맑은 고딕" w:hint="eastAsia"/>
          <w:color w:val="222222"/>
        </w:rPr>
        <w:t>안내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C4FF9A5" w14:textId="77777777" w:rsidR="00671AC6" w:rsidRDefault="00671AC6">
      <w:pPr>
        <w:numPr>
          <w:ilvl w:val="0"/>
          <w:numId w:val="2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doc-head </w:t>
      </w:r>
      <w:r>
        <w:rPr>
          <w:rStyle w:val="a6"/>
          <w:rFonts w:ascii="맑은 고딕" w:eastAsia="맑은 고딕" w:hAnsi="맑은 고딕" w:hint="eastAsia"/>
          <w:color w:val="222222"/>
        </w:rPr>
        <w:t>첨부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pill</w:t>
      </w:r>
      <w:r>
        <w:rPr>
          <w:rFonts w:ascii="맑은 고딕" w:eastAsia="맑은 고딕" w:hAnsi="맑은 고딕" w:hint="eastAsia"/>
          <w:color w:val="222222"/>
        </w:rPr>
        <w:t>: 1</w:t>
      </w:r>
      <w:r>
        <w:rPr>
          <w:rFonts w:ascii="맑은 고딕" w:eastAsia="맑은 고딕" w:hAnsi="맑은 고딕" w:hint="eastAsia"/>
          <w:color w:val="222222"/>
        </w:rPr>
        <w:t>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표시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클릭하면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섹션으로</w:t>
      </w:r>
      <w:r>
        <w:rPr>
          <w:rFonts w:ascii="맑은 고딕" w:eastAsia="맑은 고딕" w:hAnsi="맑은 고딕" w:hint="eastAsia"/>
          <w:color w:val="222222"/>
        </w:rPr>
        <w:t xml:space="preserve"> smooth scroll (</w:t>
      </w:r>
      <w:r>
        <w:rPr>
          <w:rStyle w:val="HTML"/>
          <w:color w:val="222222"/>
        </w:rPr>
        <w:t>#attachments-section</w:t>
      </w:r>
      <w:r>
        <w:rPr>
          <w:rFonts w:ascii="맑은 고딕" w:eastAsia="맑은 고딕" w:hAnsi="맑은 고딕" w:hint="eastAsia"/>
          <w:color w:val="222222"/>
        </w:rPr>
        <w:t xml:space="preserve"> anchor)</w:t>
      </w:r>
    </w:p>
    <w:p w14:paraId="53291119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5.2 </w:t>
      </w:r>
      <w:r>
        <w:rPr>
          <w:rFonts w:ascii="맑은 고딕" w:eastAsia="맑은 고딕" w:hAnsi="맑은 고딕" w:hint="eastAsia"/>
          <w:color w:val="222222"/>
        </w:rPr>
        <w:t>업로드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패턴</w:t>
      </w:r>
      <w:r>
        <w:rPr>
          <w:rFonts w:ascii="맑은 고딕" w:eastAsia="맑은 고딕" w:hAnsi="맑은 고딕" w:hint="eastAsia"/>
          <w:color w:val="222222"/>
        </w:rPr>
        <w:t xml:space="preserve"> (signed URL)</w:t>
      </w:r>
    </w:p>
    <w:p w14:paraId="6981C41F" w14:textId="77777777" w:rsidR="00671AC6" w:rsidRDefault="00671AC6">
      <w:pPr>
        <w:numPr>
          <w:ilvl w:val="0"/>
          <w:numId w:val="2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클라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createUploadSignedUrlAction({ kind, …meta })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호출</w:t>
      </w:r>
    </w:p>
    <w:p w14:paraId="324DC383" w14:textId="77777777" w:rsidR="00671AC6" w:rsidRDefault="00671AC6">
      <w:pPr>
        <w:numPr>
          <w:ilvl w:val="0"/>
          <w:numId w:val="2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서버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role/size/mime </w:t>
      </w: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storage.createSignedUploadUrl(path)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{bucket, path, token}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반환</w:t>
      </w:r>
    </w:p>
    <w:p w14:paraId="6C5241CB" w14:textId="77777777" w:rsidR="00671AC6" w:rsidRDefault="00671AC6">
      <w:pPr>
        <w:numPr>
          <w:ilvl w:val="0"/>
          <w:numId w:val="2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클라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브라우저</w:t>
      </w:r>
      <w:r>
        <w:rPr>
          <w:rFonts w:ascii="맑은 고딕" w:eastAsia="맑은 고딕" w:hAnsi="맑은 고딕" w:hint="eastAsia"/>
          <w:color w:val="222222"/>
        </w:rPr>
        <w:t xml:space="preserve"> supabase-js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uploadToSignedUrl(path, token, file)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직접</w:t>
      </w:r>
      <w:r>
        <w:rPr>
          <w:rFonts w:ascii="맑은 고딕" w:eastAsia="맑은 고딕" w:hAnsi="맑은 고딕" w:hint="eastAsia"/>
          <w:color w:val="222222"/>
        </w:rPr>
        <w:t xml:space="preserve"> PUT</w:t>
      </w:r>
    </w:p>
    <w:p w14:paraId="2AB2F458" w14:textId="77777777" w:rsidR="00671AC6" w:rsidRDefault="00671AC6">
      <w:pPr>
        <w:numPr>
          <w:ilvl w:val="0"/>
          <w:numId w:val="2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클라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finalize*Action</w:t>
      </w:r>
      <w:r>
        <w:rPr>
          <w:rFonts w:ascii="맑은 고딕" w:eastAsia="맑은 고딕" w:hAnsi="맑은 고딕" w:hint="eastAsia"/>
          <w:color w:val="222222"/>
        </w:rPr>
        <w:t>으로</w:t>
      </w:r>
      <w:r>
        <w:rPr>
          <w:rFonts w:ascii="맑은 고딕" w:eastAsia="맑은 고딕" w:hAnsi="맑은 고딕" w:hint="eastAsia"/>
          <w:color w:val="222222"/>
        </w:rPr>
        <w:t xml:space="preserve"> DB row </w:t>
      </w:r>
      <w:r>
        <w:rPr>
          <w:rFonts w:ascii="맑은 고딕" w:eastAsia="맑은 고딕" w:hAnsi="맑은 고딕" w:hint="eastAsia"/>
          <w:color w:val="222222"/>
        </w:rPr>
        <w:t>생성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작은</w:t>
      </w:r>
      <w:r>
        <w:rPr>
          <w:rFonts w:ascii="맑은 고딕" w:eastAsia="맑은 고딕" w:hAnsi="맑은 고딕" w:hint="eastAsia"/>
          <w:color w:val="222222"/>
        </w:rPr>
        <w:t xml:space="preserve"> JSON body)</w:t>
      </w:r>
    </w:p>
    <w:p w14:paraId="2E54A784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한계</w:t>
      </w:r>
      <w:r>
        <w:rPr>
          <w:rFonts w:ascii="맑은 고딕" w:eastAsia="맑은 고딕" w:hAnsi="맑은 고딕" w:hint="eastAsia"/>
          <w:color w:val="222222"/>
        </w:rPr>
        <w:t xml:space="preserve">: PDF 50MB /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 xml:space="preserve"> 25MB / </w:t>
      </w:r>
      <w:r>
        <w:rPr>
          <w:rFonts w:ascii="맑은 고딕" w:eastAsia="맑은 고딕" w:hAnsi="맑은 고딕" w:hint="eastAsia"/>
          <w:color w:val="222222"/>
        </w:rPr>
        <w:t>에디터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이미지</w:t>
      </w:r>
      <w:r>
        <w:rPr>
          <w:rFonts w:ascii="맑은 고딕" w:eastAsia="맑은 고딕" w:hAnsi="맑은 고딕" w:hint="eastAsia"/>
          <w:color w:val="222222"/>
        </w:rPr>
        <w:t xml:space="preserve"> 8MB</w:t>
      </w:r>
    </w:p>
    <w:p w14:paraId="00AB3ABD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부수효과</w:t>
      </w:r>
      <w:r>
        <w:rPr>
          <w:rFonts w:ascii="맑은 고딕" w:eastAsia="맑은 고딕" w:hAnsi="맑은 고딕" w:hint="eastAsia"/>
          <w:color w:val="222222"/>
        </w:rPr>
        <w:t xml:space="preserve">: multipart </w:t>
      </w:r>
      <w:r>
        <w:rPr>
          <w:rFonts w:ascii="맑은 고딕" w:eastAsia="맑은 고딕" w:hAnsi="맑은 고딕" w:hint="eastAsia"/>
          <w:color w:val="222222"/>
        </w:rPr>
        <w:t>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거치니까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한글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파일명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인코딩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깨짐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자체가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사라짐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43F91896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5.3 </w:t>
      </w:r>
      <w:r>
        <w:rPr>
          <w:rFonts w:ascii="맑은 고딕" w:eastAsia="맑은 고딕" w:hAnsi="맑은 고딕" w:hint="eastAsia"/>
          <w:color w:val="222222"/>
        </w:rPr>
        <w:t>다운로드</w:t>
      </w:r>
    </w:p>
    <w:p w14:paraId="4631079D" w14:textId="77777777" w:rsidR="00671AC6" w:rsidRDefault="00671AC6">
      <w:pPr>
        <w:numPr>
          <w:ilvl w:val="0"/>
          <w:numId w:val="2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/api/attachments/&lt;uuid&gt;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인증된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사용자만</w:t>
      </w:r>
      <w:r>
        <w:rPr>
          <w:rFonts w:ascii="맑은 고딕" w:eastAsia="맑은 고딕" w:hAnsi="맑은 고딕" w:hint="eastAsia"/>
          <w:color w:val="222222"/>
        </w:rPr>
        <w:t xml:space="preserve"> stream</w:t>
      </w:r>
    </w:p>
    <w:p w14:paraId="61FDDE29" w14:textId="77777777" w:rsidR="00671AC6" w:rsidRDefault="00671AC6">
      <w:pPr>
        <w:numPr>
          <w:ilvl w:val="0"/>
          <w:numId w:val="2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?inline=1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inline </w:t>
      </w:r>
      <w:r>
        <w:rPr>
          <w:rFonts w:ascii="맑은 고딕" w:eastAsia="맑은 고딕" w:hAnsi="맑은 고딕" w:hint="eastAsia"/>
          <w:color w:val="222222"/>
        </w:rPr>
        <w:t>모드</w:t>
      </w:r>
      <w:r>
        <w:rPr>
          <w:rFonts w:ascii="맑은 고딕" w:eastAsia="맑은 고딕" w:hAnsi="맑은 고딕" w:hint="eastAsia"/>
          <w:color w:val="222222"/>
        </w:rPr>
        <w:t xml:space="preserve"> (PDF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340B9B6" w14:textId="77777777" w:rsidR="00671AC6" w:rsidRDefault="00671AC6">
      <w:pPr>
        <w:numPr>
          <w:ilvl w:val="0"/>
          <w:numId w:val="2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Content-Disposition: attachment; filename*=UTF-8''&lt;urlencoded&gt;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파일명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보존</w:t>
      </w:r>
    </w:p>
    <w:p w14:paraId="45216DC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5.4 PDF </w:t>
      </w:r>
      <w:r>
        <w:rPr>
          <w:rFonts w:ascii="맑은 고딕" w:eastAsia="맑은 고딕" w:hAnsi="맑은 고딕" w:hint="eastAsia"/>
          <w:color w:val="222222"/>
        </w:rPr>
        <w:t>인라인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뷰어</w:t>
      </w:r>
    </w:p>
    <w:p w14:paraId="2E7C81DF" w14:textId="77777777" w:rsidR="00671AC6" w:rsidRDefault="00671AC6">
      <w:pPr>
        <w:numPr>
          <w:ilvl w:val="0"/>
          <w:numId w:val="2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PDF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documents.badge = 'PDF'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표시</w:t>
      </w:r>
    </w:p>
    <w:p w14:paraId="798F0C0B" w14:textId="77777777" w:rsidR="00671AC6" w:rsidRDefault="00671AC6">
      <w:pPr>
        <w:numPr>
          <w:ilvl w:val="0"/>
          <w:numId w:val="2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pdfjs-dist 5.7 + CDN worker</w:t>
      </w:r>
    </w:p>
    <w:p w14:paraId="7FCDFF7F" w14:textId="77777777" w:rsidR="00671AC6" w:rsidRDefault="00671AC6">
      <w:pPr>
        <w:numPr>
          <w:ilvl w:val="0"/>
          <w:numId w:val="2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썸네일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사이드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페이지</w:t>
      </w:r>
      <w:r>
        <w:rPr>
          <w:rFonts w:ascii="맑은 고딕" w:eastAsia="맑은 고딕" w:hAnsi="맑은 고딕" w:hint="eastAsia"/>
          <w:color w:val="222222"/>
        </w:rPr>
        <w:t xml:space="preserve"> N</w:t>
      </w:r>
      <w:r>
        <w:rPr>
          <w:rFonts w:ascii="맑은 고딕" w:eastAsia="맑은 고딕" w:hAnsi="맑은 고딕" w:hint="eastAsia"/>
          <w:color w:val="222222"/>
        </w:rPr>
        <w:t>장</w:t>
      </w:r>
      <w:r>
        <w:rPr>
          <w:rFonts w:ascii="맑은 고딕" w:eastAsia="맑은 고딕" w:hAnsi="맑은 고딕" w:hint="eastAsia"/>
          <w:color w:val="222222"/>
        </w:rPr>
        <w:t xml:space="preserve">) + </w:t>
      </w:r>
      <w:r>
        <w:rPr>
          <w:rFonts w:ascii="맑은 고딕" w:eastAsia="맑은 고딕" w:hAnsi="맑은 고딕" w:hint="eastAsia"/>
          <w:color w:val="222222"/>
        </w:rPr>
        <w:t>페이지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네비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줌</w:t>
      </w:r>
    </w:p>
    <w:p w14:paraId="1CCFB4EF" w14:textId="77777777" w:rsidR="00671AC6" w:rsidRDefault="00671AC6">
      <w:pPr>
        <w:numPr>
          <w:ilvl w:val="0"/>
          <w:numId w:val="2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드롭존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업로드</w:t>
      </w:r>
      <w:r>
        <w:rPr>
          <w:rFonts w:ascii="맑은 고딕" w:eastAsia="맑은 고딕" w:hAnsi="맑은 고딕" w:hint="eastAsia"/>
          <w:color w:val="222222"/>
        </w:rPr>
        <w:t xml:space="preserve"> (50MB </w:t>
      </w:r>
      <w:r>
        <w:rPr>
          <w:rFonts w:ascii="맑은 고딕" w:eastAsia="맑은 고딕" w:hAnsi="맑은 고딕" w:hint="eastAsia"/>
          <w:color w:val="222222"/>
        </w:rPr>
        <w:t>한계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75CE9CC" w14:textId="77777777" w:rsidR="00671AC6" w:rsidRDefault="00671AC6">
      <w:pPr>
        <w:numPr>
          <w:ilvl w:val="0"/>
          <w:numId w:val="2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라우트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/api/pdf/&lt;documentId&gt;</w:t>
      </w:r>
    </w:p>
    <w:p w14:paraId="7282210E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5FEACC35">
          <v:rect id="_x0000_i1031" style="width:0;height:1.5pt" o:hralign="center" o:hrstd="t" o:hr="t" fillcolor="#a0a0a0" stroked="f"/>
        </w:pict>
      </w:r>
    </w:p>
    <w:p w14:paraId="053B1026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6. </w:t>
      </w:r>
      <w:r>
        <w:rPr>
          <w:rFonts w:ascii="맑은 고딕" w:eastAsia="맑은 고딕" w:hAnsi="맑은 고딕" w:hint="eastAsia"/>
          <w:color w:val="222222"/>
        </w:rPr>
        <w:t>댓글·협업</w:t>
      </w:r>
    </w:p>
    <w:p w14:paraId="45E7313C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6.1 </w:t>
      </w:r>
      <w:r>
        <w:rPr>
          <w:rFonts w:ascii="맑은 고딕" w:eastAsia="맑은 고딕" w:hAnsi="맑은 고딕" w:hint="eastAsia"/>
          <w:color w:val="222222"/>
        </w:rPr>
        <w:t>댓글</w:t>
      </w:r>
    </w:p>
    <w:p w14:paraId="5158A3D0" w14:textId="77777777" w:rsidR="00671AC6" w:rsidRDefault="00671AC6">
      <w:pPr>
        <w:numPr>
          <w:ilvl w:val="0"/>
          <w:numId w:val="2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우측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댓글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탭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미해결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카운트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배지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상단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옆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091344F" w14:textId="77777777" w:rsidR="00671AC6" w:rsidRDefault="00671AC6">
      <w:pPr>
        <w:numPr>
          <w:ilvl w:val="0"/>
          <w:numId w:val="2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작성자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아바타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이니셜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색상</w:t>
      </w:r>
      <w:r>
        <w:rPr>
          <w:rFonts w:ascii="맑은 고딕" w:eastAsia="맑은 고딕" w:hAnsi="맑은 고딕" w:hint="eastAsia"/>
          <w:color w:val="222222"/>
        </w:rPr>
        <w:t xml:space="preserve">) + </w:t>
      </w:r>
      <w:r>
        <w:rPr>
          <w:rFonts w:ascii="맑은 고딕" w:eastAsia="맑은 고딕" w:hAnsi="맑은 고딕" w:hint="eastAsia"/>
          <w:color w:val="222222"/>
        </w:rPr>
        <w:t>작성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시각</w:t>
      </w:r>
      <w:r>
        <w:rPr>
          <w:rFonts w:ascii="맑은 고딕" w:eastAsia="맑은 고딕" w:hAnsi="맑은 고딕" w:hint="eastAsia"/>
          <w:color w:val="222222"/>
        </w:rPr>
        <w:t xml:space="preserve"> relative</w:t>
      </w:r>
    </w:p>
    <w:p w14:paraId="6D909B0E" w14:textId="77777777" w:rsidR="00671AC6" w:rsidRDefault="00671AC6">
      <w:pPr>
        <w:numPr>
          <w:ilvl w:val="0"/>
          <w:numId w:val="2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자유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텍스트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멘션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인라인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F99588D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6.2 </w:t>
      </w:r>
      <w:r>
        <w:rPr>
          <w:rFonts w:ascii="맑은 고딕" w:eastAsia="맑은 고딕" w:hAnsi="맑은 고딕" w:hint="eastAsia"/>
          <w:color w:val="222222"/>
        </w:rPr>
        <w:t>답글</w:t>
      </w:r>
      <w:r>
        <w:rPr>
          <w:rFonts w:ascii="맑은 고딕" w:eastAsia="맑은 고딕" w:hAnsi="맑은 고딕" w:hint="eastAsia"/>
          <w:color w:val="222222"/>
        </w:rPr>
        <w:t xml:space="preserve"> (2-level </w:t>
      </w:r>
      <w:r>
        <w:rPr>
          <w:rFonts w:ascii="맑은 고딕" w:eastAsia="맑은 고딕" w:hAnsi="맑은 고딕" w:hint="eastAsia"/>
          <w:color w:val="222222"/>
        </w:rPr>
        <w:t>스레드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8E70BCA" w14:textId="77777777" w:rsidR="00671AC6" w:rsidRDefault="00671AC6">
      <w:pPr>
        <w:numPr>
          <w:ilvl w:val="0"/>
          <w:numId w:val="2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루트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댓글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자식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답글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들여쓰기</w:t>
      </w:r>
      <w:r>
        <w:rPr>
          <w:rFonts w:ascii="맑은 고딕" w:eastAsia="맑은 고딕" w:hAnsi="맑은 고딕" w:hint="eastAsia"/>
          <w:color w:val="222222"/>
        </w:rPr>
        <w:t xml:space="preserve"> (24px + accent border-left)</w:t>
      </w:r>
    </w:p>
    <w:p w14:paraId="72BC13CE" w14:textId="77777777" w:rsidR="00671AC6" w:rsidRDefault="00671AC6">
      <w:pPr>
        <w:numPr>
          <w:ilvl w:val="0"/>
          <w:numId w:val="2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답글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인라인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컴포저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루트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댓글의</w:t>
      </w:r>
      <w:r>
        <w:rPr>
          <w:rFonts w:ascii="맑은 고딕" w:eastAsia="맑은 고딕" w:hAnsi="맑은 고딕" w:hint="eastAsia"/>
          <w:color w:val="222222"/>
        </w:rPr>
        <w:t xml:space="preserve"> "</w:t>
      </w:r>
      <w:r>
        <w:rPr>
          <w:rFonts w:ascii="맑은 고딕" w:eastAsia="맑은 고딕" w:hAnsi="맑은 고딕" w:hint="eastAsia"/>
          <w:color w:val="222222"/>
        </w:rPr>
        <w:t>답글</w:t>
      </w:r>
      <w:r>
        <w:rPr>
          <w:rFonts w:ascii="맑은 고딕" w:eastAsia="맑은 고딕" w:hAnsi="맑은 고딕" w:hint="eastAsia"/>
          <w:color w:val="222222"/>
        </w:rPr>
        <w:t xml:space="preserve">" </w:t>
      </w:r>
      <w:r>
        <w:rPr>
          <w:rFonts w:ascii="맑은 고딕" w:eastAsia="맑은 고딕" w:hAnsi="맑은 고딕" w:hint="eastAsia"/>
          <w:color w:val="222222"/>
        </w:rPr>
        <w:t>클릭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</w:t>
      </w:r>
      <w:r>
        <w:rPr>
          <w:rFonts w:ascii="맑은 고딕" w:eastAsia="맑은 고딕" w:hAnsi="맑은 고딕" w:hint="eastAsia"/>
          <w:color w:val="222222"/>
        </w:rPr>
        <w:t xml:space="preserve"> thread </w:t>
      </w:r>
      <w:r>
        <w:rPr>
          <w:rFonts w:ascii="맑은 고딕" w:eastAsia="맑은 고딕" w:hAnsi="맑은 고딕" w:hint="eastAsia"/>
          <w:color w:val="222222"/>
        </w:rPr>
        <w:t>아래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입력창</w:t>
      </w:r>
    </w:p>
    <w:p w14:paraId="3450B45B" w14:textId="77777777" w:rsidR="00671AC6" w:rsidRDefault="00671AC6">
      <w:pPr>
        <w:numPr>
          <w:ilvl w:val="0"/>
          <w:numId w:val="2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DB</w:t>
      </w:r>
      <w:r>
        <w:rPr>
          <w:rStyle w:val="a6"/>
          <w:rFonts w:ascii="맑은 고딕" w:eastAsia="맑은 고딕" w:hAnsi="맑은 고딕" w:hint="eastAsia"/>
          <w:color w:val="222222"/>
        </w:rPr>
        <w:t>는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임의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depth </w:t>
      </w:r>
      <w:r>
        <w:rPr>
          <w:rStyle w:val="a6"/>
          <w:rFonts w:ascii="맑은 고딕" w:eastAsia="맑은 고딕" w:hAnsi="맑은 고딕" w:hint="eastAsia"/>
          <w:color w:val="222222"/>
        </w:rPr>
        <w:t>허용</w:t>
      </w:r>
      <w:r>
        <w:rPr>
          <w:rFonts w:ascii="맑은 고딕" w:eastAsia="맑은 고딕" w:hAnsi="맑은 고딕" w:hint="eastAsia"/>
          <w:color w:val="222222"/>
        </w:rPr>
        <w:t>하지만</w:t>
      </w:r>
      <w:r>
        <w:rPr>
          <w:rFonts w:ascii="맑은 고딕" w:eastAsia="맑은 고딕" w:hAnsi="맑은 고딕" w:hint="eastAsia"/>
          <w:color w:val="222222"/>
        </w:rPr>
        <w:t xml:space="preserve"> UI/</w:t>
      </w:r>
      <w:r>
        <w:rPr>
          <w:rFonts w:ascii="맑은 고딕" w:eastAsia="맑은 고딕" w:hAnsi="맑은 고딕" w:hint="eastAsia"/>
          <w:color w:val="222222"/>
        </w:rPr>
        <w:t>액션이</w:t>
      </w:r>
      <w:r>
        <w:rPr>
          <w:rFonts w:ascii="맑은 고딕" w:eastAsia="맑은 고딕" w:hAnsi="맑은 고딕" w:hint="eastAsia"/>
          <w:color w:val="222222"/>
        </w:rPr>
        <w:t xml:space="preserve"> single-level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flatten (</w:t>
      </w:r>
      <w:r>
        <w:rPr>
          <w:rFonts w:ascii="맑은 고딕" w:eastAsia="맑은 고딕" w:hAnsi="맑은 고딕" w:hint="eastAsia"/>
          <w:color w:val="222222"/>
        </w:rPr>
        <w:t>답글의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답글은</w:t>
      </w:r>
      <w:r>
        <w:rPr>
          <w:rFonts w:ascii="맑은 고딕" w:eastAsia="맑은 고딕" w:hAnsi="맑은 고딕" w:hint="eastAsia"/>
          <w:color w:val="222222"/>
        </w:rPr>
        <w:t xml:space="preserve"> root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redirect)</w:t>
      </w:r>
    </w:p>
    <w:p w14:paraId="1723DDE7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6.3 </w:t>
      </w:r>
      <w:r>
        <w:rPr>
          <w:rFonts w:ascii="맑은 고딕" w:eastAsia="맑은 고딕" w:hAnsi="맑은 고딕" w:hint="eastAsia"/>
          <w:color w:val="222222"/>
        </w:rPr>
        <w:t>해결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토글</w:t>
      </w:r>
    </w:p>
    <w:p w14:paraId="5604AE66" w14:textId="77777777" w:rsidR="00671AC6" w:rsidRDefault="00671AC6">
      <w:pPr>
        <w:numPr>
          <w:ilvl w:val="0"/>
          <w:numId w:val="3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루트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댓글에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Segoe UI Symbol" w:eastAsia="맑은 고딕" w:hAnsi="Segoe UI Symbol" w:cs="Segoe UI Symbol"/>
          <w:color w:val="222222"/>
        </w:rPr>
        <w:t>✓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마크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opacity 50%</w:t>
      </w:r>
    </w:p>
    <w:p w14:paraId="0CA363D6" w14:textId="77777777" w:rsidR="00671AC6" w:rsidRDefault="00671AC6">
      <w:pPr>
        <w:numPr>
          <w:ilvl w:val="0"/>
          <w:numId w:val="3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자식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답글에는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버튼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의미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약함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339C7FB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6.4 </w:t>
      </w:r>
      <w:r>
        <w:rPr>
          <w:rFonts w:ascii="맑은 고딕" w:eastAsia="맑은 고딕" w:hAnsi="맑은 고딕" w:hint="eastAsia"/>
          <w:color w:val="222222"/>
        </w:rPr>
        <w:t>멘션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에디터와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공유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AB9CDB7" w14:textId="77777777" w:rsidR="00671AC6" w:rsidRDefault="00671AC6">
      <w:pPr>
        <w:numPr>
          <w:ilvl w:val="0"/>
          <w:numId w:val="3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본문에서만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동작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댓글은</w:t>
      </w:r>
      <w:r>
        <w:rPr>
          <w:rFonts w:ascii="맑은 고딕" w:eastAsia="맑은 고딕" w:hAnsi="맑은 고딕" w:hint="eastAsia"/>
          <w:color w:val="222222"/>
        </w:rPr>
        <w:t xml:space="preserve"> plain text (</w:t>
      </w:r>
      <w:r>
        <w:rPr>
          <w:rFonts w:ascii="맑은 고딕" w:eastAsia="맑은 고딕" w:hAnsi="맑은 고딕" w:hint="eastAsia"/>
          <w:color w:val="222222"/>
        </w:rPr>
        <w:t>현행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5159DC1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6.5 </w:t>
      </w:r>
      <w:r>
        <w:rPr>
          <w:rFonts w:ascii="맑은 고딕" w:eastAsia="맑은 고딕" w:hAnsi="맑은 고딕" w:hint="eastAsia"/>
          <w:color w:val="222222"/>
        </w:rPr>
        <w:t>협업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커서</w:t>
      </w:r>
    </w:p>
    <w:p w14:paraId="7951B865" w14:textId="77777777" w:rsidR="00671AC6" w:rsidRDefault="00671AC6">
      <w:pPr>
        <w:numPr>
          <w:ilvl w:val="0"/>
          <w:numId w:val="3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시뮬레이션</w:t>
      </w:r>
      <w:r>
        <w:rPr>
          <w:rFonts w:ascii="맑은 고딕" w:eastAsia="맑은 고딕" w:hAnsi="맑은 고딕" w:hint="eastAsia"/>
          <w:color w:val="222222"/>
        </w:rPr>
        <w:t xml:space="preserve"> (Section 4.10)</w:t>
      </w:r>
    </w:p>
    <w:p w14:paraId="4F1BFF3D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4DA8F122">
          <v:rect id="_x0000_i1032" style="width:0;height:1.5pt" o:hralign="center" o:hrstd="t" o:hr="t" fillcolor="#a0a0a0" stroked="f"/>
        </w:pict>
      </w:r>
    </w:p>
    <w:p w14:paraId="001BAD71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7. </w:t>
      </w:r>
      <w:r>
        <w:rPr>
          <w:rFonts w:ascii="맑은 고딕" w:eastAsia="맑은 고딕" w:hAnsi="맑은 고딕" w:hint="eastAsia"/>
          <w:color w:val="222222"/>
        </w:rPr>
        <w:t>워크플로우</w:t>
      </w:r>
    </w:p>
    <w:p w14:paraId="40D97934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7.1 4</w:t>
      </w:r>
      <w:r>
        <w:rPr>
          <w:rFonts w:ascii="맑은 고딕" w:eastAsia="맑은 고딕" w:hAnsi="맑은 고딕" w:hint="eastAsia"/>
          <w:color w:val="222222"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승인</w:t>
      </w:r>
    </w:p>
    <w:p w14:paraId="720B9FB9" w14:textId="77777777" w:rsidR="00671AC6" w:rsidRDefault="00671AC6">
      <w:pPr>
        <w:numPr>
          <w:ilvl w:val="0"/>
          <w:numId w:val="3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초안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(draft) </w:t>
      </w:r>
      <w:r>
        <w:rPr>
          <w:rStyle w:val="a6"/>
          <w:rFonts w:ascii="맑은 고딕" w:eastAsia="맑은 고딕" w:hAnsi="맑은 고딕" w:hint="eastAsia"/>
          <w:color w:val="222222"/>
        </w:rPr>
        <w:t>→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검토중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(review) </w:t>
      </w:r>
      <w:r>
        <w:rPr>
          <w:rStyle w:val="a6"/>
          <w:rFonts w:ascii="맑은 고딕" w:eastAsia="맑은 고딕" w:hAnsi="맑은 고딕" w:hint="eastAsia"/>
          <w:color w:val="222222"/>
        </w:rPr>
        <w:t>→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승인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(approved) </w:t>
      </w:r>
      <w:r>
        <w:rPr>
          <w:rStyle w:val="a6"/>
          <w:rFonts w:ascii="맑은 고딕" w:eastAsia="맑은 고딕" w:hAnsi="맑은 고딕" w:hint="eastAsia"/>
          <w:color w:val="222222"/>
        </w:rPr>
        <w:t>→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공개</w:t>
      </w:r>
      <w:r>
        <w:rPr>
          <w:rStyle w:val="a6"/>
          <w:rFonts w:ascii="맑은 고딕" w:eastAsia="맑은 고딕" w:hAnsi="맑은 고딕" w:hint="eastAsia"/>
          <w:color w:val="222222"/>
        </w:rPr>
        <w:t>(published)</w:t>
      </w:r>
    </w:p>
    <w:p w14:paraId="42FB70A5" w14:textId="77777777" w:rsidR="00671AC6" w:rsidRDefault="00671AC6">
      <w:pPr>
        <w:numPr>
          <w:ilvl w:val="0"/>
          <w:numId w:val="3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WorkflowStrip</w:t>
      </w:r>
      <w:r>
        <w:rPr>
          <w:rFonts w:ascii="맑은 고딕" w:eastAsia="맑은 고딕" w:hAnsi="맑은 고딕" w:hint="eastAsia"/>
          <w:color w:val="222222"/>
        </w:rPr>
        <w:t>: 4</w:t>
      </w:r>
      <w:r>
        <w:rPr>
          <w:rFonts w:ascii="맑은 고딕" w:eastAsia="맑은 고딕" w:hAnsi="맑은 고딕" w:hint="eastAsia"/>
          <w:color w:val="222222"/>
        </w:rPr>
        <w:t>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원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연결선</w:t>
      </w:r>
    </w:p>
    <w:p w14:paraId="431D4E45" w14:textId="77777777" w:rsidR="00671AC6" w:rsidRDefault="00671AC6">
      <w:pPr>
        <w:numPr>
          <w:ilvl w:val="0"/>
          <w:numId w:val="3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역할별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게이팅</w:t>
      </w:r>
      <w:r>
        <w:rPr>
          <w:rFonts w:ascii="맑은 고딕" w:eastAsia="맑은 고딕" w:hAnsi="맑은 고딕" w:hint="eastAsia"/>
          <w:color w:val="222222"/>
        </w:rPr>
        <w:t>: editor=draft/review, reviewer=approved, admin=published</w:t>
      </w:r>
    </w:p>
    <w:p w14:paraId="56508F39" w14:textId="77777777" w:rsidR="00671AC6" w:rsidRDefault="00671AC6">
      <w:pPr>
        <w:numPr>
          <w:ilvl w:val="0"/>
          <w:numId w:val="3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버전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스냅샷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토스트</w:t>
      </w:r>
    </w:p>
    <w:p w14:paraId="6B935598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7.2 </w:t>
      </w: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사이클</w:t>
      </w:r>
      <w:r>
        <w:rPr>
          <w:rFonts w:ascii="맑은 고딕" w:eastAsia="맑은 고딕" w:hAnsi="맑은 고딕" w:hint="eastAsia"/>
          <w:color w:val="222222"/>
        </w:rPr>
        <w:t xml:space="preserve"> (verifications)</w:t>
      </w:r>
    </w:p>
    <w:p w14:paraId="0E47AAE6" w14:textId="77777777" w:rsidR="00671AC6" w:rsidRDefault="00671AC6">
      <w:pPr>
        <w:numPr>
          <w:ilvl w:val="0"/>
          <w:numId w:val="3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컬럼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last_verified_at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interval_days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verified_by</w:t>
      </w:r>
    </w:p>
    <w:p w14:paraId="6E73E4A3" w14:textId="77777777" w:rsidR="00671AC6" w:rsidRDefault="00671AC6">
      <w:pPr>
        <w:numPr>
          <w:ilvl w:val="0"/>
          <w:numId w:val="3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doc-head verify-pill</w:t>
      </w:r>
      <w:r>
        <w:rPr>
          <w:rFonts w:ascii="맑은 고딕" w:eastAsia="맑은 고딕" w:hAnsi="맑은 고딕" w:hint="eastAsia"/>
          <w:color w:val="222222"/>
        </w:rPr>
        <w:t xml:space="preserve"> (3-state):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659"/>
        <w:gridCol w:w="3065"/>
        <w:gridCol w:w="2119"/>
      </w:tblGrid>
      <w:tr w:rsidR="00000000" w14:paraId="2C520A30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172C0F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023C8C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D9C5DD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라벨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88848E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색</w:t>
            </w:r>
          </w:p>
        </w:tc>
      </w:tr>
      <w:tr w:rsidR="00000000" w14:paraId="7E40A2F2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5D9BA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fresh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29CCD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주기의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70%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미만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A4D05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검증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D8765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초록</w:t>
            </w:r>
          </w:p>
        </w:tc>
      </w:tr>
      <w:tr w:rsidR="00000000" w14:paraId="2392C071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B818B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aging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993FF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70%~100%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37702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만료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임박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(D-N)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D71D7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노랑</w:t>
            </w:r>
          </w:p>
        </w:tc>
      </w:tr>
      <w:tr w:rsidR="00000000" w14:paraId="1226BF65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ED70D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stale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0EAE0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100%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초과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3694FD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재검증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필요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(+N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FE76F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빨강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pulse</w:t>
            </w:r>
          </w:p>
        </w:tc>
      </w:tr>
    </w:tbl>
    <w:p w14:paraId="73893B1D" w14:textId="77777777" w:rsidR="00671AC6" w:rsidRDefault="00671AC6">
      <w:pPr>
        <w:numPr>
          <w:ilvl w:val="0"/>
          <w:numId w:val="3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본문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하단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verify-bar</w:t>
      </w:r>
      <w:r>
        <w:rPr>
          <w:rFonts w:ascii="맑은 고딕" w:eastAsia="맑은 고딕" w:hAnsi="맑은 고딕" w:hint="eastAsia"/>
          <w:color w:val="222222"/>
        </w:rPr>
        <w:t xml:space="preserve"> (stale</w:t>
      </w:r>
      <w:r>
        <w:rPr>
          <w:rFonts w:ascii="맑은 고딕" w:eastAsia="맑은 고딕" w:hAnsi="맑은 고딕" w:hint="eastAsia"/>
          <w:color w:val="222222"/>
        </w:rPr>
        <w:t>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때만</w:t>
      </w:r>
      <w:r>
        <w:rPr>
          <w:rFonts w:ascii="맑은 고딕" w:eastAsia="맑은 고딕" w:hAnsi="맑은 고딕" w:hint="eastAsia"/>
          <w:color w:val="222222"/>
        </w:rPr>
        <w:t xml:space="preserve">): </w:t>
      </w:r>
      <w:r>
        <w:rPr>
          <w:rFonts w:ascii="맑은 고딕" w:eastAsia="맑은 고딕" w:hAnsi="맑은 고딕" w:hint="eastAsia"/>
          <w:color w:val="222222"/>
        </w:rPr>
        <w:t>안내</w:t>
      </w:r>
      <w:r>
        <w:rPr>
          <w:rFonts w:ascii="맑은 고딕" w:eastAsia="맑은 고딕" w:hAnsi="맑은 고딕" w:hint="eastAsia"/>
          <w:color w:val="222222"/>
        </w:rPr>
        <w:t xml:space="preserve"> + "</w:t>
      </w:r>
      <w:r>
        <w:rPr>
          <w:rFonts w:ascii="맑은 고딕" w:eastAsia="맑은 고딕" w:hAnsi="맑은 고딕" w:hint="eastAsia"/>
          <w:color w:val="222222"/>
        </w:rPr>
        <w:t>재검증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시작</w:t>
      </w:r>
      <w:r>
        <w:rPr>
          <w:rFonts w:ascii="맑은 고딕" w:eastAsia="맑은 고딕" w:hAnsi="맑은 고딕" w:hint="eastAsia"/>
          <w:color w:val="222222"/>
        </w:rPr>
        <w:t xml:space="preserve">" </w:t>
      </w:r>
      <w:r>
        <w:rPr>
          <w:rFonts w:ascii="맑은 고딕" w:eastAsia="맑은 고딕" w:hAnsi="맑은 고딕" w:hint="eastAsia"/>
          <w:color w:val="222222"/>
        </w:rPr>
        <w:t>버튼</w:t>
      </w:r>
    </w:p>
    <w:p w14:paraId="72ADB4ED" w14:textId="77777777" w:rsidR="00671AC6" w:rsidRDefault="00671AC6">
      <w:pPr>
        <w:numPr>
          <w:ilvl w:val="0"/>
          <w:numId w:val="3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재검증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액션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last_verified_at + verified_by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갱신</w:t>
      </w:r>
      <w:r>
        <w:rPr>
          <w:rFonts w:ascii="맑은 고딕" w:eastAsia="맑은 고딕" w:hAnsi="맑은 고딕" w:hint="eastAsia"/>
          <w:color w:val="222222"/>
        </w:rPr>
        <w:t xml:space="preserve"> (interval </w:t>
      </w:r>
      <w:r>
        <w:rPr>
          <w:rFonts w:ascii="맑은 고딕" w:eastAsia="맑은 고딕" w:hAnsi="맑은 고딕" w:hint="eastAsia"/>
          <w:color w:val="222222"/>
        </w:rPr>
        <w:t>보존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없으면</w:t>
      </w:r>
      <w:r>
        <w:rPr>
          <w:rFonts w:ascii="맑은 고딕" w:eastAsia="맑은 고딕" w:hAnsi="맑은 고딕" w:hint="eastAsia"/>
          <w:color w:val="222222"/>
        </w:rPr>
        <w:t xml:space="preserve"> default 90</w:t>
      </w:r>
      <w:r>
        <w:rPr>
          <w:rFonts w:ascii="맑은 고딕" w:eastAsia="맑은 고딕" w:hAnsi="맑은 고딕" w:hint="eastAsia"/>
          <w:color w:val="222222"/>
        </w:rPr>
        <w:t>일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D02EFCC" w14:textId="77777777" w:rsidR="00671AC6" w:rsidRDefault="00671AC6">
      <w:pPr>
        <w:numPr>
          <w:ilvl w:val="0"/>
          <w:numId w:val="3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권한</w:t>
      </w:r>
      <w:r>
        <w:rPr>
          <w:rFonts w:ascii="맑은 고딕" w:eastAsia="맑은 고딕" w:hAnsi="맑은 고딕" w:hint="eastAsia"/>
          <w:color w:val="222222"/>
        </w:rPr>
        <w:t>: reviewer/admin</w:t>
      </w:r>
      <w:r>
        <w:rPr>
          <w:rFonts w:ascii="맑은 고딕" w:eastAsia="맑은 고딕" w:hAnsi="맑은 고딕" w:hint="eastAsia"/>
          <w:color w:val="222222"/>
        </w:rPr>
        <w:t>만</w:t>
      </w:r>
      <w:r>
        <w:rPr>
          <w:rFonts w:ascii="맑은 고딕" w:eastAsia="맑은 고딕" w:hAnsi="맑은 고딕" w:hint="eastAsia"/>
          <w:color w:val="222222"/>
        </w:rPr>
        <w:t>, editor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disabled</w:t>
      </w:r>
    </w:p>
    <w:p w14:paraId="44B616C9" w14:textId="77777777" w:rsidR="00671AC6" w:rsidRDefault="00671AC6">
      <w:pPr>
        <w:numPr>
          <w:ilvl w:val="0"/>
          <w:numId w:val="3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대시보드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정기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검증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탭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진행률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대기열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재검증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버튼</w:t>
      </w:r>
      <w:r>
        <w:rPr>
          <w:rFonts w:ascii="맑은 고딕" w:eastAsia="맑은 고딕" w:hAnsi="맑은 고딕" w:hint="eastAsia"/>
          <w:color w:val="222222"/>
        </w:rPr>
        <w:t xml:space="preserve"> + KPI</w:t>
      </w:r>
    </w:p>
    <w:p w14:paraId="18950745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7.3 </w:t>
      </w:r>
      <w:r>
        <w:rPr>
          <w:rFonts w:ascii="맑은 고딕" w:eastAsia="맑은 고딕" w:hAnsi="맑은 고딕" w:hint="eastAsia"/>
          <w:color w:val="222222"/>
        </w:rPr>
        <w:t>필독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확인</w:t>
      </w:r>
      <w:r>
        <w:rPr>
          <w:rFonts w:ascii="맑은 고딕" w:eastAsia="맑은 고딕" w:hAnsi="맑은 고딕" w:hint="eastAsia"/>
          <w:color w:val="222222"/>
        </w:rPr>
        <w:t xml:space="preserve"> (must-read)</w:t>
      </w:r>
    </w:p>
    <w:p w14:paraId="2844AB46" w14:textId="77777777" w:rsidR="00671AC6" w:rsidRDefault="00671AC6">
      <w:pPr>
        <w:numPr>
          <w:ilvl w:val="0"/>
          <w:numId w:val="3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must_read_documents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등록된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ack-bar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만다린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배경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D6B61A9" w14:textId="77777777" w:rsidR="00671AC6" w:rsidRDefault="00671AC6">
      <w:pPr>
        <w:numPr>
          <w:ilvl w:val="0"/>
          <w:numId w:val="3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사용자가</w:t>
      </w:r>
      <w:r>
        <w:rPr>
          <w:rFonts w:ascii="맑은 고딕" w:eastAsia="맑은 고딕" w:hAnsi="맑은 고딕" w:hint="eastAsia"/>
          <w:color w:val="222222"/>
        </w:rPr>
        <w:t xml:space="preserve"> "</w:t>
      </w:r>
      <w:r>
        <w:rPr>
          <w:rFonts w:ascii="맑은 고딕" w:eastAsia="맑은 고딕" w:hAnsi="맑은 고딕" w:hint="eastAsia"/>
          <w:color w:val="222222"/>
        </w:rPr>
        <w:t>확인했습니다</w:t>
      </w:r>
      <w:r>
        <w:rPr>
          <w:rFonts w:ascii="맑은 고딕" w:eastAsia="맑은 고딕" w:hAnsi="맑은 고딕" w:hint="eastAsia"/>
          <w:color w:val="222222"/>
        </w:rPr>
        <w:t xml:space="preserve">" </w:t>
      </w:r>
      <w:r>
        <w:rPr>
          <w:rFonts w:ascii="맑은 고딕" w:eastAsia="맑은 고딕" w:hAnsi="맑은 고딕" w:hint="eastAsia"/>
          <w:color w:val="222222"/>
        </w:rPr>
        <w:t>클릭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compliance_records</w:t>
      </w:r>
      <w:r>
        <w:rPr>
          <w:rFonts w:ascii="맑은 고딕" w:eastAsia="맑은 고딕" w:hAnsi="맑은 고딕" w:hint="eastAsia"/>
          <w:color w:val="222222"/>
        </w:rPr>
        <w:t xml:space="preserve"> insert</w:t>
      </w:r>
    </w:p>
    <w:p w14:paraId="4B8E8A4D" w14:textId="77777777" w:rsidR="00671AC6" w:rsidRDefault="00671AC6">
      <w:pPr>
        <w:numPr>
          <w:ilvl w:val="0"/>
          <w:numId w:val="3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확인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후엔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초록</w:t>
      </w:r>
      <w:r>
        <w:rPr>
          <w:rFonts w:ascii="맑은 고딕" w:eastAsia="맑은 고딕" w:hAnsi="맑은 고딕" w:hint="eastAsia"/>
          <w:color w:val="222222"/>
        </w:rPr>
        <w:t xml:space="preserve"> ack-bar + </w:t>
      </w:r>
      <w:r>
        <w:rPr>
          <w:rFonts w:ascii="맑은 고딕" w:eastAsia="맑은 고딕" w:hAnsi="맑은 고딕" w:hint="eastAsia"/>
          <w:color w:val="222222"/>
        </w:rPr>
        <w:t>버튼</w:t>
      </w:r>
      <w:r>
        <w:rPr>
          <w:rFonts w:ascii="맑은 고딕" w:eastAsia="맑은 고딕" w:hAnsi="맑은 고딕" w:hint="eastAsia"/>
          <w:color w:val="222222"/>
        </w:rPr>
        <w:t xml:space="preserve"> disabled</w:t>
      </w:r>
    </w:p>
    <w:p w14:paraId="365C9A31" w14:textId="77777777" w:rsidR="00671AC6" w:rsidRDefault="00671AC6">
      <w:pPr>
        <w:numPr>
          <w:ilvl w:val="0"/>
          <w:numId w:val="3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대시보드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필독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확인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탭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멤버별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진행률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미확인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멤버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목록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항목별</w:t>
      </w:r>
      <w:r>
        <w:rPr>
          <w:rFonts w:ascii="맑은 고딕" w:eastAsia="맑은 고딕" w:hAnsi="맑은 고딕" w:hint="eastAsia"/>
          <w:color w:val="222222"/>
        </w:rPr>
        <w:t xml:space="preserve"> ack </w:t>
      </w:r>
      <w:r>
        <w:rPr>
          <w:rFonts w:ascii="맑은 고딕" w:eastAsia="맑은 고딕" w:hAnsi="맑은 고딕" w:hint="eastAsia"/>
          <w:color w:val="222222"/>
        </w:rPr>
        <w:t>비율</w:t>
      </w:r>
    </w:p>
    <w:p w14:paraId="19942B0F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6537840F">
          <v:rect id="_x0000_i1033" style="width:0;height:1.5pt" o:hralign="center" o:hrstd="t" o:hr="t" fillcolor="#a0a0a0" stroked="f"/>
        </w:pict>
      </w:r>
    </w:p>
    <w:p w14:paraId="6444AF72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8. </w:t>
      </w:r>
      <w:r>
        <w:rPr>
          <w:rFonts w:ascii="맑은 고딕" w:eastAsia="맑은 고딕" w:hAnsi="맑은 고딕" w:hint="eastAsia"/>
          <w:color w:val="222222"/>
        </w:rPr>
        <w:t>검색</w:t>
      </w:r>
    </w:p>
    <w:p w14:paraId="3A0B8FD1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8.1 </w:t>
      </w:r>
      <w:r>
        <w:rPr>
          <w:rFonts w:ascii="맑은 고딕" w:eastAsia="맑은 고딕" w:hAnsi="맑은 고딕" w:hint="eastAsia"/>
          <w:color w:val="222222"/>
        </w:rPr>
        <w:t>전체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뷰</w:t>
      </w:r>
    </w:p>
    <w:p w14:paraId="689911E0" w14:textId="77777777" w:rsidR="00671AC6" w:rsidRDefault="00671AC6">
      <w:pPr>
        <w:numPr>
          <w:ilvl w:val="0"/>
          <w:numId w:val="3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경로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상단바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"</w:t>
      </w:r>
      <w:r>
        <w:rPr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" /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빠른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팔레트에서</w:t>
      </w:r>
      <w:r>
        <w:rPr>
          <w:rFonts w:ascii="맑은 고딕" w:eastAsia="맑은 고딕" w:hAnsi="맑은 고딕" w:hint="eastAsia"/>
          <w:color w:val="222222"/>
        </w:rPr>
        <w:t xml:space="preserve"> Enter</w:t>
      </w:r>
    </w:p>
    <w:p w14:paraId="534FAD1E" w14:textId="77777777" w:rsidR="00671AC6" w:rsidRDefault="00671AC6">
      <w:pPr>
        <w:numPr>
          <w:ilvl w:val="0"/>
          <w:numId w:val="3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입력마다</w:t>
      </w:r>
      <w:r>
        <w:rPr>
          <w:rFonts w:ascii="맑은 고딕" w:eastAsia="맑은 고딕" w:hAnsi="맑은 고딕" w:hint="eastAsia"/>
          <w:color w:val="222222"/>
        </w:rPr>
        <w:t xml:space="preserve"> 250ms debounce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서버</w:t>
      </w:r>
      <w:r>
        <w:rPr>
          <w:rFonts w:ascii="맑은 고딕" w:eastAsia="맑은 고딕" w:hAnsi="맑은 고딕" w:hint="eastAsia"/>
          <w:color w:val="222222"/>
        </w:rPr>
        <w:t xml:space="preserve"> RPC </w:t>
      </w:r>
      <w:r>
        <w:rPr>
          <w:rFonts w:ascii="맑은 고딕" w:eastAsia="맑은 고딕" w:hAnsi="맑은 고딕" w:hint="eastAsia"/>
          <w:color w:val="222222"/>
        </w:rPr>
        <w:t>호출</w:t>
      </w:r>
    </w:p>
    <w:p w14:paraId="32B14392" w14:textId="77777777" w:rsidR="00671AC6" w:rsidRDefault="00671AC6">
      <w:pPr>
        <w:numPr>
          <w:ilvl w:val="0"/>
          <w:numId w:val="3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매칭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위치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제목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) </w:t>
      </w:r>
      <w:r>
        <w:rPr>
          <w:rFonts w:ascii="맑은 고딕" w:eastAsia="맑은 고딕" w:hAnsi="맑은 고딕" w:hint="eastAsia"/>
          <w:color w:val="222222"/>
        </w:rPr>
        <w:t>표시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검색어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하이라이트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Style w:val="HTML"/>
          <w:color w:val="222222"/>
        </w:rPr>
        <w:t>&lt;mark&gt;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57A128D" w14:textId="77777777" w:rsidR="00671AC6" w:rsidRDefault="00671AC6">
      <w:pPr>
        <w:numPr>
          <w:ilvl w:val="0"/>
          <w:numId w:val="3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~140</w:t>
      </w:r>
      <w:r>
        <w:rPr>
          <w:rFonts w:ascii="맑은 고딕" w:eastAsia="맑은 고딕" w:hAnsi="맑은 고딕" w:hint="eastAsia"/>
          <w:color w:val="222222"/>
        </w:rPr>
        <w:t>자</w:t>
      </w:r>
      <w:r>
        <w:rPr>
          <w:rFonts w:ascii="맑은 고딕" w:eastAsia="맑은 고딕" w:hAnsi="맑은 고딕" w:hint="eastAsia"/>
          <w:color w:val="222222"/>
        </w:rPr>
        <w:t xml:space="preserve"> snippet (HTML strip)</w:t>
      </w:r>
    </w:p>
    <w:p w14:paraId="4726953F" w14:textId="77777777" w:rsidR="00671AC6" w:rsidRDefault="00671AC6">
      <w:pPr>
        <w:numPr>
          <w:ilvl w:val="0"/>
          <w:numId w:val="3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타입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필터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전체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장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절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항</w:t>
      </w:r>
    </w:p>
    <w:p w14:paraId="2E386C8D" w14:textId="77777777" w:rsidR="00671AC6" w:rsidRDefault="00671AC6">
      <w:pPr>
        <w:numPr>
          <w:ilvl w:val="0"/>
          <w:numId w:val="3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결과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클릭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이동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Style w:val="HTML"/>
          <w:color w:val="222222"/>
        </w:rPr>
        <w:t>page_stats.searches</w:t>
      </w:r>
      <w:r>
        <w:rPr>
          <w:rFonts w:ascii="맑은 고딕" w:eastAsia="맑은 고딕" w:hAnsi="맑은 고딕" w:hint="eastAsia"/>
          <w:color w:val="222222"/>
        </w:rPr>
        <w:t xml:space="preserve"> +1</w:t>
      </w:r>
    </w:p>
    <w:p w14:paraId="45A92ED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8.2 </w:t>
      </w:r>
      <w:r>
        <w:rPr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백엔드</w:t>
      </w:r>
    </w:p>
    <w:p w14:paraId="067600B7" w14:textId="77777777" w:rsidR="00671AC6" w:rsidRDefault="00671AC6">
      <w:pPr>
        <w:numPr>
          <w:ilvl w:val="0"/>
          <w:numId w:val="3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b/>
          <w:bCs/>
          <w:color w:val="222222"/>
        </w:rPr>
        <w:t>search_documents(q)</w:t>
      </w:r>
      <w:r>
        <w:rPr>
          <w:rFonts w:ascii="맑은 고딕" w:eastAsia="맑은 고딕" w:hAnsi="맑은 고딕" w:hint="eastAsia"/>
          <w:color w:val="222222"/>
        </w:rPr>
        <w:t xml:space="preserve"> RPC (</w:t>
      </w:r>
      <w:r>
        <w:rPr>
          <w:rFonts w:ascii="맑은 고딕" w:eastAsia="맑은 고딕" w:hAnsi="맑은 고딕" w:hint="eastAsia"/>
          <w:color w:val="222222"/>
        </w:rPr>
        <w:t>마이그레이션</w:t>
      </w:r>
      <w:r>
        <w:rPr>
          <w:rFonts w:ascii="맑은 고딕" w:eastAsia="맑은 고딕" w:hAnsi="맑은 고딕" w:hint="eastAsia"/>
          <w:color w:val="222222"/>
        </w:rPr>
        <w:t xml:space="preserve"> 0018):</w:t>
      </w:r>
    </w:p>
    <w:p w14:paraId="78061876" w14:textId="77777777" w:rsidR="00671AC6" w:rsidRDefault="00671AC6">
      <w:pPr>
        <w:numPr>
          <w:ilvl w:val="1"/>
          <w:numId w:val="37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pg_trgm GIN </w:t>
      </w:r>
      <w:r>
        <w:rPr>
          <w:rFonts w:ascii="맑은 고딕" w:eastAsia="맑은 고딕" w:hAnsi="맑은 고딕" w:hint="eastAsia"/>
          <w:color w:val="222222"/>
        </w:rPr>
        <w:t>인덱스</w:t>
      </w:r>
      <w:r>
        <w:rPr>
          <w:rFonts w:ascii="맑은 고딕" w:eastAsia="맑은 고딕" w:hAnsi="맑은 고딕" w:hint="eastAsia"/>
          <w:color w:val="222222"/>
        </w:rPr>
        <w:t xml:space="preserve"> (documents.label, label_en, document_content.body)</w:t>
      </w:r>
    </w:p>
    <w:p w14:paraId="1CE5589C" w14:textId="77777777" w:rsidR="00671AC6" w:rsidRDefault="00671AC6">
      <w:pPr>
        <w:numPr>
          <w:ilvl w:val="1"/>
          <w:numId w:val="37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similarity()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정렬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제목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우선</w:t>
      </w:r>
    </w:p>
    <w:p w14:paraId="25852853" w14:textId="77777777" w:rsidR="00671AC6" w:rsidRDefault="00671AC6">
      <w:pPr>
        <w:numPr>
          <w:ilvl w:val="1"/>
          <w:numId w:val="37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SECURITY DEFINER + authenticated grant</w:t>
      </w:r>
    </w:p>
    <w:p w14:paraId="0068AEDB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8.3 </w:t>
      </w:r>
      <w:r>
        <w:rPr>
          <w:rFonts w:ascii="맑은 고딕" w:eastAsia="맑은 고딕" w:hAnsi="맑은 고딕" w:hint="eastAsia"/>
          <w:color w:val="222222"/>
        </w:rPr>
        <w:t>빠른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팔레트</w:t>
      </w:r>
    </w:p>
    <w:p w14:paraId="4B08AB99" w14:textId="77777777" w:rsidR="00671AC6" w:rsidRDefault="00671AC6">
      <w:pPr>
        <w:numPr>
          <w:ilvl w:val="0"/>
          <w:numId w:val="3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단축키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rFonts w:ascii="Cambria Math" w:hAnsi="Cambria Math" w:cs="Cambria Math"/>
          <w:color w:val="222222"/>
        </w:rPr>
        <w:t>⌘</w:t>
      </w:r>
      <w:r>
        <w:rPr>
          <w:rStyle w:val="HTML"/>
          <w:color w:val="222222"/>
        </w:rPr>
        <w:t>K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Ctrl+K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/</w:t>
      </w:r>
    </w:p>
    <w:p w14:paraId="26ABF496" w14:textId="77777777" w:rsidR="00671AC6" w:rsidRDefault="00671AC6">
      <w:pPr>
        <w:numPr>
          <w:ilvl w:val="0"/>
          <w:numId w:val="3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즐겨찾기</w:t>
      </w:r>
      <w:r>
        <w:rPr>
          <w:rFonts w:ascii="맑은 고딕" w:eastAsia="맑은 고딕" w:hAnsi="맑은 고딕" w:hint="eastAsia"/>
          <w:color w:val="222222"/>
        </w:rPr>
        <w:t xml:space="preserve"> prefix </w:t>
      </w:r>
      <w:r>
        <w:rPr>
          <w:rFonts w:ascii="맑은 고딕" w:eastAsia="맑은 고딕" w:hAnsi="맑은 고딕" w:hint="eastAsia"/>
          <w:color w:val="222222"/>
        </w:rPr>
        <w:t>매칭</w:t>
      </w:r>
      <w:r>
        <w:rPr>
          <w:rFonts w:ascii="맑은 고딕" w:eastAsia="맑은 고딕" w:hAnsi="맑은 고딕" w:hint="eastAsia"/>
          <w:color w:val="222222"/>
        </w:rPr>
        <w:t xml:space="preserve"> (client-side)</w:t>
      </w:r>
    </w:p>
    <w:p w14:paraId="2DD2E4DA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8.4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찾기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바꾸기</w:t>
      </w:r>
    </w:p>
    <w:p w14:paraId="0EA2482E" w14:textId="77777777" w:rsidR="00671AC6" w:rsidRDefault="00671AC6">
      <w:pPr>
        <w:numPr>
          <w:ilvl w:val="0"/>
          <w:numId w:val="3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에디터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단위</w:t>
      </w:r>
      <w:r>
        <w:rPr>
          <w:rFonts w:ascii="맑은 고딕" w:eastAsia="맑은 고딕" w:hAnsi="맑은 고딕" w:hint="eastAsia"/>
          <w:color w:val="222222"/>
        </w:rPr>
        <w:t xml:space="preserve"> (Section 4.6)</w:t>
      </w:r>
    </w:p>
    <w:p w14:paraId="02B7BD0B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1DD22412">
          <v:rect id="_x0000_i1034" style="width:0;height:1.5pt" o:hralign="center" o:hrstd="t" o:hr="t" fillcolor="#a0a0a0" stroked="f"/>
        </w:pict>
      </w:r>
    </w:p>
    <w:p w14:paraId="5DDC088A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9. </w:t>
      </w:r>
      <w:r>
        <w:rPr>
          <w:rFonts w:ascii="맑은 고딕" w:eastAsia="맑은 고딕" w:hAnsi="맑은 고딕" w:hint="eastAsia"/>
          <w:color w:val="222222"/>
        </w:rPr>
        <w:t>통계·분석</w:t>
      </w:r>
    </w:p>
    <w:p w14:paraId="5D408328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9.1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트래킹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5204"/>
        <w:gridCol w:w="2427"/>
      </w:tblGrid>
      <w:tr w:rsidR="00000000" w14:paraId="17F874B3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F46B07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BAA8AF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트리거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E623CF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Throttle</w:t>
            </w:r>
          </w:p>
        </w:tc>
      </w:tr>
      <w:tr w:rsidR="00000000" w14:paraId="0686F1E1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A1A8D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D7B6E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activeId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변경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편집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읽기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무관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8FCBB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같은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doc 5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분</w:t>
            </w:r>
          </w:p>
        </w:tc>
      </w:tr>
      <w:tr w:rsidR="00000000" w14:paraId="548F937E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F9FE1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copy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945D9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본문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텍스트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선택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Ctrl+C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D64E8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같은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doc 5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초</w:t>
            </w:r>
          </w:p>
        </w:tc>
      </w:tr>
      <w:tr w:rsidR="00000000" w14:paraId="63337933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1A2BA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0A830F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검색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결과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클릭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52AFE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없음</w:t>
            </w:r>
          </w:p>
        </w:tc>
      </w:tr>
    </w:tbl>
    <w:p w14:paraId="48BD8786" w14:textId="77777777" w:rsidR="00671AC6" w:rsidRDefault="00671AC6">
      <w:pPr>
        <w:numPr>
          <w:ilvl w:val="0"/>
          <w:numId w:val="4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RPC </w:t>
      </w:r>
      <w:r>
        <w:rPr>
          <w:rStyle w:val="HTML"/>
          <w:b/>
          <w:bCs/>
          <w:color w:val="222222"/>
        </w:rPr>
        <w:t>record_page_stat(doc_id, kind)</w:t>
      </w:r>
      <w:r>
        <w:rPr>
          <w:rFonts w:ascii="맑은 고딕" w:eastAsia="맑은 고딕" w:hAnsi="맑은 고딕" w:hint="eastAsia"/>
          <w:color w:val="222222"/>
        </w:rPr>
        <w:t>: SECURITY DEFINER + on conflict upsert (atomic +1)</w:t>
      </w:r>
    </w:p>
    <w:p w14:paraId="2A04EC09" w14:textId="77777777" w:rsidR="00671AC6" w:rsidRDefault="00671AC6">
      <w:pPr>
        <w:numPr>
          <w:ilvl w:val="0"/>
          <w:numId w:val="4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Throttle</w:t>
      </w:r>
      <w:r>
        <w:rPr>
          <w:rFonts w:ascii="맑은 고딕" w:eastAsia="맑은 고딕" w:hAnsi="맑은 고딕" w:hint="eastAsia"/>
          <w:color w:val="222222"/>
        </w:rPr>
        <w:t>은</w:t>
      </w:r>
      <w:r>
        <w:rPr>
          <w:rFonts w:ascii="맑은 고딕" w:eastAsia="맑은 고딕" w:hAnsi="맑은 고딕" w:hint="eastAsia"/>
          <w:color w:val="222222"/>
        </w:rPr>
        <w:t xml:space="preserve"> module-level Map (</w:t>
      </w:r>
      <w:r>
        <w:rPr>
          <w:rFonts w:ascii="맑은 고딕" w:eastAsia="맑은 고딕" w:hAnsi="맑은 고딕" w:hint="eastAsia"/>
          <w:color w:val="222222"/>
        </w:rPr>
        <w:t>페이지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새로고침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reset)</w:t>
      </w:r>
    </w:p>
    <w:p w14:paraId="19DFCC45" w14:textId="77777777" w:rsidR="00671AC6" w:rsidRDefault="00671AC6">
      <w:pPr>
        <w:numPr>
          <w:ilvl w:val="0"/>
          <w:numId w:val="4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fire-and-forget, </w:t>
      </w:r>
      <w:r>
        <w:rPr>
          <w:rStyle w:val="HTML"/>
          <w:color w:val="222222"/>
        </w:rPr>
        <w:t>revalidatePath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함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메트릭이라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다음</w:t>
      </w:r>
      <w:r>
        <w:rPr>
          <w:rFonts w:ascii="맑은 고딕" w:eastAsia="맑은 고딕" w:hAnsi="맑은 고딕" w:hint="eastAsia"/>
          <w:color w:val="222222"/>
        </w:rPr>
        <w:t xml:space="preserve"> fetch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반영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9AC32FB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9.2 </w:t>
      </w:r>
      <w:r>
        <w:rPr>
          <w:rFonts w:ascii="맑은 고딕" w:eastAsia="맑은 고딕" w:hAnsi="맑은 고딕" w:hint="eastAsia"/>
          <w:color w:val="222222"/>
        </w:rPr>
        <w:t>사용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분석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탭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대시보드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E2C9EB4" w14:textId="77777777" w:rsidR="00671AC6" w:rsidRDefault="00671AC6">
      <w:pPr>
        <w:numPr>
          <w:ilvl w:val="0"/>
          <w:numId w:val="4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KPI </w:t>
      </w:r>
      <w:r>
        <w:rPr>
          <w:rStyle w:val="a6"/>
          <w:rFonts w:ascii="맑은 고딕" w:eastAsia="맑은 고딕" w:hAnsi="맑은 고딕" w:hint="eastAsia"/>
          <w:color w:val="222222"/>
        </w:rPr>
        <w:t>카드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4</w:t>
      </w:r>
      <w:r>
        <w:rPr>
          <w:rStyle w:val="a6"/>
          <w:rFonts w:ascii="맑은 고딕" w:eastAsia="맑은 고딕" w:hAnsi="맑은 고딕" w:hint="eastAsia"/>
          <w:color w:val="222222"/>
        </w:rPr>
        <w:t>종</w:t>
      </w:r>
      <w:r>
        <w:rPr>
          <w:rFonts w:ascii="맑은 고딕" w:eastAsia="맑은 고딕" w:hAnsi="맑은 고딕" w:hint="eastAsia"/>
          <w:color w:val="222222"/>
        </w:rPr>
        <w:t>:</w:t>
      </w:r>
    </w:p>
    <w:p w14:paraId="30D118DD" w14:textId="77777777" w:rsidR="00671AC6" w:rsidRDefault="00671AC6">
      <w:pPr>
        <w:numPr>
          <w:ilvl w:val="1"/>
          <w:numId w:val="41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조회수</w:t>
      </w:r>
      <w:r>
        <w:rPr>
          <w:rFonts w:ascii="맑은 고딕" w:eastAsia="맑은 고딕" w:hAnsi="맑은 고딕" w:hint="eastAsia"/>
          <w:color w:val="222222"/>
        </w:rPr>
        <w:t xml:space="preserve"> (7</w:t>
      </w:r>
      <w:r>
        <w:rPr>
          <w:rFonts w:ascii="맑은 고딕" w:eastAsia="맑은 고딕" w:hAnsi="맑은 고딕" w:hint="eastAsia"/>
          <w:color w:val="222222"/>
        </w:rPr>
        <w:t>일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0B395F9" w14:textId="77777777" w:rsidR="00671AC6" w:rsidRDefault="00671AC6">
      <w:pPr>
        <w:numPr>
          <w:ilvl w:val="1"/>
          <w:numId w:val="41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복사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횟수</w:t>
      </w:r>
    </w:p>
    <w:p w14:paraId="648D5A6E" w14:textId="77777777" w:rsidR="00671AC6" w:rsidRDefault="00671AC6">
      <w:pPr>
        <w:numPr>
          <w:ilvl w:val="1"/>
          <w:numId w:val="41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평균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도움도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helpful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평균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트래킹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됨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DD31A29" w14:textId="77777777" w:rsidR="00671AC6" w:rsidRDefault="00671AC6">
      <w:pPr>
        <w:numPr>
          <w:ilvl w:val="1"/>
          <w:numId w:val="41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활성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항목</w:t>
      </w:r>
    </w:p>
    <w:p w14:paraId="469F5576" w14:textId="77777777" w:rsidR="00671AC6" w:rsidRDefault="00671AC6">
      <w:pPr>
        <w:numPr>
          <w:ilvl w:val="0"/>
          <w:numId w:val="4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24</w:t>
      </w:r>
      <w:r>
        <w:rPr>
          <w:rStyle w:val="a6"/>
          <w:rFonts w:ascii="맑은 고딕" w:eastAsia="맑은 고딕" w:hAnsi="맑은 고딕" w:hint="eastAsia"/>
          <w:color w:val="222222"/>
        </w:rPr>
        <w:t>시간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조회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추이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차트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pageStats.hourly[24]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seed </w:t>
      </w:r>
      <w:r>
        <w:rPr>
          <w:rFonts w:ascii="맑은 고딕" w:eastAsia="맑은 고딕" w:hAnsi="맑은 고딕" w:hint="eastAsia"/>
          <w:color w:val="222222"/>
        </w:rPr>
        <w:t>정적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99E5D0B" w14:textId="77777777" w:rsidR="00671AC6" w:rsidRDefault="00671AC6">
      <w:pPr>
        <w:numPr>
          <w:ilvl w:val="0"/>
          <w:numId w:val="4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TOP 5 </w:t>
      </w:r>
      <w:r>
        <w:rPr>
          <w:rStyle w:val="a6"/>
          <w:rFonts w:ascii="맑은 고딕" w:eastAsia="맑은 고딕" w:hAnsi="맑은 고딕" w:hint="eastAsia"/>
          <w:color w:val="222222"/>
        </w:rPr>
        <w:t>카드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조회수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복사</w:t>
      </w:r>
    </w:p>
    <w:p w14:paraId="7B644C47" w14:textId="77777777" w:rsidR="00671AC6" w:rsidRDefault="00671AC6">
      <w:pPr>
        <w:numPr>
          <w:ilvl w:val="0"/>
          <w:numId w:val="4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검색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많은데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작성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미흡</w:t>
      </w:r>
      <w:r>
        <w:rPr>
          <w:rFonts w:ascii="맑은 고딕" w:eastAsia="맑은 고딕" w:hAnsi="맑은 고딕" w:hint="eastAsia"/>
          <w:color w:val="222222"/>
        </w:rPr>
        <w:t xml:space="preserve"> (searches &gt; 80 + helpful &lt; 0.9)</w:t>
      </w:r>
    </w:p>
    <w:p w14:paraId="51CF4577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9.3 </w:t>
      </w:r>
      <w:r>
        <w:rPr>
          <w:rFonts w:ascii="맑은 고딕" w:eastAsia="맑은 고딕" w:hAnsi="맑은 고딕" w:hint="eastAsia"/>
          <w:color w:val="222222"/>
        </w:rPr>
        <w:t>미연결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메트릭</w:t>
      </w:r>
    </w:p>
    <w:p w14:paraId="17A8C1DF" w14:textId="77777777" w:rsidR="00671AC6" w:rsidRDefault="00671AC6">
      <w:pPr>
        <w:numPr>
          <w:ilvl w:val="0"/>
          <w:numId w:val="4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helpful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unhelpful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(FeedbackBar </w:t>
      </w:r>
      <w:r>
        <w:rPr>
          <w:rFonts w:ascii="Segoe UI Emoji" w:eastAsia="맑은 고딕" w:hAnsi="Segoe UI Emoji" w:cs="Segoe UI Emoji"/>
          <w:color w:val="222222"/>
        </w:rPr>
        <w:t>👍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Segoe UI Emoji" w:eastAsia="맑은 고딕" w:hAnsi="Segoe UI Emoji" w:cs="Segoe UI Emoji"/>
          <w:color w:val="222222"/>
        </w:rPr>
        <w:t>👎</w:t>
      </w:r>
      <w:r>
        <w:rPr>
          <w:rFonts w:ascii="맑은 고딕" w:eastAsia="맑은 고딕" w:hAnsi="맑은 고딕" w:hint="eastAsia"/>
          <w:color w:val="222222"/>
        </w:rPr>
        <w:t>): UI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있지만</w:t>
      </w:r>
      <w:r>
        <w:rPr>
          <w:rFonts w:ascii="맑은 고딕" w:eastAsia="맑은 고딕" w:hAnsi="맑은 고딕" w:hint="eastAsia"/>
          <w:color w:val="222222"/>
        </w:rPr>
        <w:t xml:space="preserve"> DB </w:t>
      </w:r>
      <w:r>
        <w:rPr>
          <w:rFonts w:ascii="맑은 고딕" w:eastAsia="맑은 고딕" w:hAnsi="맑은 고딕" w:hint="eastAsia"/>
          <w:color w:val="222222"/>
        </w:rPr>
        <w:t>갱신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미연결</w:t>
      </w:r>
    </w:p>
    <w:p w14:paraId="4022411B" w14:textId="77777777" w:rsidR="00671AC6" w:rsidRDefault="00671AC6">
      <w:pPr>
        <w:numPr>
          <w:ilvl w:val="0"/>
          <w:numId w:val="4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hourly[24]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시간대별</w:t>
      </w:r>
      <w:r>
        <w:rPr>
          <w:rFonts w:ascii="맑은 고딕" w:eastAsia="맑은 고딕" w:hAnsi="맑은 고딕" w:hint="eastAsia"/>
          <w:color w:val="222222"/>
        </w:rPr>
        <w:t xml:space="preserve"> RPC </w:t>
      </w:r>
      <w:r>
        <w:rPr>
          <w:rFonts w:ascii="맑은 고딕" w:eastAsia="맑은 고딕" w:hAnsi="맑은 고딕" w:hint="eastAsia"/>
          <w:color w:val="222222"/>
        </w:rPr>
        <w:t>갱신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미구현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D289261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21BE7A3E">
          <v:rect id="_x0000_i1035" style="width:0;height:1.5pt" o:hralign="center" o:hrstd="t" o:hr="t" fillcolor="#a0a0a0" stroked="f"/>
        </w:pict>
      </w:r>
    </w:p>
    <w:p w14:paraId="188490D2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10. AI </w:t>
      </w:r>
      <w:r>
        <w:rPr>
          <w:rFonts w:ascii="맑은 고딕" w:eastAsia="맑은 고딕" w:hAnsi="맑은 고딕" w:hint="eastAsia"/>
          <w:color w:val="222222"/>
        </w:rPr>
        <w:t>기능</w:t>
      </w:r>
    </w:p>
    <w:p w14:paraId="30B48C40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10.1 </w:t>
      </w:r>
      <w:r>
        <w:rPr>
          <w:rFonts w:ascii="맑은 고딕" w:eastAsia="맑은 고딕" w:hAnsi="맑은 고딕" w:hint="eastAsia"/>
          <w:color w:val="222222"/>
        </w:rPr>
        <w:t>공용</w:t>
      </w:r>
      <w:r>
        <w:rPr>
          <w:rFonts w:ascii="맑은 고딕" w:eastAsia="맑은 고딕" w:hAnsi="맑은 고딕" w:hint="eastAsia"/>
          <w:color w:val="222222"/>
        </w:rPr>
        <w:t xml:space="preserve"> server action</w:t>
      </w:r>
    </w:p>
    <w:p w14:paraId="1975436D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askClaudeAction(input)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lib/actions/ai.ts</w:t>
      </w:r>
    </w:p>
    <w:p w14:paraId="42A86DB6" w14:textId="77777777" w:rsidR="00671AC6" w:rsidRDefault="00671AC6">
      <w:pPr>
        <w:numPr>
          <w:ilvl w:val="0"/>
          <w:numId w:val="4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모델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claude-haiku-4-5-20251001</w:t>
      </w:r>
    </w:p>
    <w:p w14:paraId="5285B309" w14:textId="77777777" w:rsidR="00671AC6" w:rsidRDefault="00671AC6">
      <w:pPr>
        <w:numPr>
          <w:ilvl w:val="0"/>
          <w:numId w:val="4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max_tokens: 800</w:t>
      </w:r>
    </w:p>
    <w:p w14:paraId="6E324AE4" w14:textId="77777777" w:rsidR="00671AC6" w:rsidRDefault="00671AC6">
      <w:pPr>
        <w:numPr>
          <w:ilvl w:val="0"/>
          <w:numId w:val="4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환경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ANTHROPIC_API_KEY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없으면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{ok: false, reason: "..."}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반환</w:t>
      </w:r>
      <w:r>
        <w:rPr>
          <w:rFonts w:ascii="맑은 고딕" w:eastAsia="맑은 고딕" w:hAnsi="맑은 고딕" w:hint="eastAsia"/>
          <w:color w:val="222222"/>
        </w:rPr>
        <w:t xml:space="preserve"> (graceful degradation)</w:t>
      </w:r>
    </w:p>
    <w:p w14:paraId="1A6FF8E1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10.2 AI </w:t>
      </w:r>
      <w:r>
        <w:rPr>
          <w:rFonts w:ascii="맑은 고딕" w:eastAsia="맑은 고딕" w:hAnsi="맑은 고딕" w:hint="eastAsia"/>
          <w:color w:val="222222"/>
        </w:rPr>
        <w:t>요약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우측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패널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4AB8084" w14:textId="77777777" w:rsidR="00671AC6" w:rsidRDefault="00671AC6">
      <w:pPr>
        <w:numPr>
          <w:ilvl w:val="0"/>
          <w:numId w:val="4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활성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본문을</w:t>
      </w:r>
      <w:r>
        <w:rPr>
          <w:rFonts w:ascii="맑은 고딕" w:eastAsia="맑은 고딕" w:hAnsi="맑은 고딕" w:hint="eastAsia"/>
          <w:color w:val="222222"/>
        </w:rPr>
        <w:t xml:space="preserve"> HTML strip </w:t>
      </w:r>
      <w:r>
        <w:rPr>
          <w:rFonts w:ascii="맑은 고딕" w:eastAsia="맑은 고딕" w:hAnsi="맑은 고딕" w:hint="eastAsia"/>
          <w:color w:val="222222"/>
        </w:rPr>
        <w:t>후</w:t>
      </w:r>
      <w:r>
        <w:rPr>
          <w:rFonts w:ascii="맑은 고딕" w:eastAsia="맑은 고딕" w:hAnsi="맑은 고딕" w:hint="eastAsia"/>
          <w:color w:val="222222"/>
        </w:rPr>
        <w:t xml:space="preserve"> 10k</w:t>
      </w:r>
      <w:r>
        <w:rPr>
          <w:rFonts w:ascii="맑은 고딕" w:eastAsia="맑은 고딕" w:hAnsi="맑은 고딕" w:hint="eastAsia"/>
          <w:color w:val="222222"/>
        </w:rPr>
        <w:t>자</w:t>
      </w:r>
      <w:r>
        <w:rPr>
          <w:rFonts w:ascii="맑은 고딕" w:eastAsia="맑은 고딕" w:hAnsi="맑은 고딕" w:hint="eastAsia"/>
          <w:color w:val="222222"/>
        </w:rPr>
        <w:t xml:space="preserve"> cap</w:t>
      </w:r>
    </w:p>
    <w:p w14:paraId="526E2B4F" w14:textId="77777777" w:rsidR="00671AC6" w:rsidRDefault="00671AC6">
      <w:pPr>
        <w:numPr>
          <w:ilvl w:val="0"/>
          <w:numId w:val="4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system: "</w:t>
      </w:r>
      <w:r>
        <w:rPr>
          <w:rFonts w:ascii="맑은 고딕" w:eastAsia="맑은 고딕" w:hAnsi="맑은 고딕" w:hint="eastAsia"/>
          <w:color w:val="222222"/>
        </w:rPr>
        <w:t>콜센터·</w:t>
      </w:r>
      <w:r>
        <w:rPr>
          <w:rFonts w:ascii="맑은 고딕" w:eastAsia="맑은 고딕" w:hAnsi="맑은 고딕" w:hint="eastAsia"/>
          <w:color w:val="222222"/>
        </w:rPr>
        <w:t>CS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빠르게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요약하는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도우미</w:t>
      </w:r>
      <w:r>
        <w:rPr>
          <w:rFonts w:ascii="맑은 고딕" w:eastAsia="맑은 고딕" w:hAnsi="맑은 고딕" w:hint="eastAsia"/>
          <w:color w:val="222222"/>
        </w:rPr>
        <w:t>. 3~4</w:t>
      </w:r>
      <w:r>
        <w:rPr>
          <w:rFonts w:ascii="맑은 고딕" w:eastAsia="맑은 고딕" w:hAnsi="맑은 고딕" w:hint="eastAsia"/>
          <w:color w:val="222222"/>
        </w:rPr>
        <w:t>문장</w:t>
      </w:r>
      <w:r>
        <w:rPr>
          <w:rFonts w:ascii="맑은 고딕" w:eastAsia="맑은 고딕" w:hAnsi="맑은 고딕" w:hint="eastAsia"/>
          <w:color w:val="222222"/>
        </w:rPr>
        <w:t>."</w:t>
      </w:r>
    </w:p>
    <w:p w14:paraId="678049FE" w14:textId="77777777" w:rsidR="00671AC6" w:rsidRDefault="00671AC6">
      <w:pPr>
        <w:numPr>
          <w:ilvl w:val="0"/>
          <w:numId w:val="4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결과를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카드에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표시</w:t>
      </w:r>
      <w:r>
        <w:rPr>
          <w:rFonts w:ascii="맑은 고딕" w:eastAsia="맑은 고딕" w:hAnsi="맑은 고딕" w:hint="eastAsia"/>
          <w:color w:val="222222"/>
        </w:rPr>
        <w:t>. 3</w:t>
      </w:r>
      <w:r>
        <w:rPr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>: idle / loading / done / error</w:t>
      </w:r>
    </w:p>
    <w:p w14:paraId="3FA37C60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10.3 </w:t>
      </w:r>
      <w:r>
        <w:rPr>
          <w:rFonts w:ascii="맑은 고딕" w:eastAsia="맑은 고딕" w:hAnsi="맑은 고딕" w:hint="eastAsia"/>
          <w:color w:val="222222"/>
        </w:rPr>
        <w:t>챗봇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위젯</w:t>
      </w:r>
    </w:p>
    <w:p w14:paraId="7DE74650" w14:textId="77777777" w:rsidR="00671AC6" w:rsidRDefault="00671AC6">
      <w:pPr>
        <w:numPr>
          <w:ilvl w:val="0"/>
          <w:numId w:val="4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우하단</w:t>
      </w:r>
      <w:r>
        <w:rPr>
          <w:rFonts w:ascii="맑은 고딕" w:eastAsia="맑은 고딕" w:hAnsi="맑은 고딕" w:hint="eastAsia"/>
          <w:color w:val="222222"/>
        </w:rPr>
        <w:t xml:space="preserve"> floating </w:t>
      </w:r>
      <w:r>
        <w:rPr>
          <w:rFonts w:ascii="맑은 고딕" w:eastAsia="맑은 고딕" w:hAnsi="맑은 고딕" w:hint="eastAsia"/>
          <w:color w:val="222222"/>
        </w:rPr>
        <w:t>보라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그라데이션</w:t>
      </w:r>
      <w:r>
        <w:rPr>
          <w:rFonts w:ascii="맑은 고딕" w:eastAsia="맑은 고딕" w:hAnsi="맑은 고딕" w:hint="eastAsia"/>
          <w:color w:val="222222"/>
        </w:rPr>
        <w:t xml:space="preserve"> FAB</w:t>
      </w:r>
    </w:p>
    <w:p w14:paraId="2C816A4B" w14:textId="77777777" w:rsidR="00671AC6" w:rsidRDefault="00671AC6">
      <w:pPr>
        <w:numPr>
          <w:ilvl w:val="0"/>
          <w:numId w:val="4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클릭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340</w:t>
      </w:r>
      <w:r>
        <w:rPr>
          <w:rFonts w:ascii="맑은 고딕" w:eastAsia="맑은 고딕" w:hAnsi="맑은 고딕" w:hint="eastAsia"/>
          <w:color w:val="222222"/>
        </w:rPr>
        <w:t>×</w:t>
      </w:r>
      <w:r>
        <w:rPr>
          <w:rFonts w:ascii="맑은 고딕" w:eastAsia="맑은 고딕" w:hAnsi="맑은 고딕" w:hint="eastAsia"/>
          <w:color w:val="222222"/>
        </w:rPr>
        <w:t xml:space="preserve">480 </w:t>
      </w:r>
      <w:r>
        <w:rPr>
          <w:rFonts w:ascii="맑은 고딕" w:eastAsia="맑은 고딕" w:hAnsi="맑은 고딕" w:hint="eastAsia"/>
          <w:color w:val="222222"/>
        </w:rPr>
        <w:t>패널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펼침</w:t>
      </w:r>
    </w:p>
    <w:p w14:paraId="7BD78334" w14:textId="77777777" w:rsidR="00671AC6" w:rsidRDefault="00671AC6">
      <w:pPr>
        <w:numPr>
          <w:ilvl w:val="0"/>
          <w:numId w:val="4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활성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본문을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프롬프트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컨텍스트로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묶음</w:t>
      </w:r>
      <w:r>
        <w:rPr>
          <w:rFonts w:ascii="맑은 고딕" w:eastAsia="맑은 고딕" w:hAnsi="맑은 고딕" w:hint="eastAsia"/>
          <w:color w:val="222222"/>
        </w:rPr>
        <w:t xml:space="preserve"> ("</w:t>
      </w:r>
      <w:r>
        <w:rPr>
          <w:rFonts w:ascii="맑은 고딕" w:eastAsia="맑은 고딕" w:hAnsi="맑은 고딕" w:hint="eastAsia"/>
          <w:color w:val="222222"/>
        </w:rPr>
        <w:t>본문에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답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없으면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솔직히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답</w:t>
      </w:r>
      <w:r>
        <w:rPr>
          <w:rFonts w:ascii="맑은 고딕" w:eastAsia="맑은 고딕" w:hAnsi="맑은 고딕" w:hint="eastAsia"/>
          <w:color w:val="222222"/>
        </w:rPr>
        <w:t>")</w:t>
      </w:r>
    </w:p>
    <w:p w14:paraId="15D1586E" w14:textId="77777777" w:rsidR="00671AC6" w:rsidRDefault="00671AC6">
      <w:pPr>
        <w:numPr>
          <w:ilvl w:val="0"/>
          <w:numId w:val="4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메시지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히스토리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세션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단위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새로고침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wipe)</w:t>
      </w:r>
    </w:p>
    <w:p w14:paraId="1B3A353A" w14:textId="77777777" w:rsidR="00671AC6" w:rsidRDefault="00671AC6">
      <w:pPr>
        <w:numPr>
          <w:ilvl w:val="0"/>
          <w:numId w:val="4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타이핑</w:t>
      </w:r>
      <w:r>
        <w:rPr>
          <w:rFonts w:ascii="맑은 고딕" w:eastAsia="맑은 고딕" w:hAnsi="맑은 고딕" w:hint="eastAsia"/>
          <w:color w:val="222222"/>
        </w:rPr>
        <w:t xml:space="preserve"> dots </w:t>
      </w:r>
      <w:r>
        <w:rPr>
          <w:rFonts w:ascii="맑은 고딕" w:eastAsia="맑은 고딕" w:hAnsi="맑은 고딕" w:hint="eastAsia"/>
          <w:color w:val="222222"/>
        </w:rPr>
        <w:t>애니메이션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다크모드</w:t>
      </w:r>
      <w:r>
        <w:rPr>
          <w:rFonts w:ascii="맑은 고딕" w:eastAsia="맑은 고딕" w:hAnsi="맑은 고딕" w:hint="eastAsia"/>
          <w:color w:val="222222"/>
        </w:rPr>
        <w:t xml:space="preserve"> + prefers-reduced-motion</w:t>
      </w:r>
    </w:p>
    <w:p w14:paraId="2318AD91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23645CBD">
          <v:rect id="_x0000_i1036" style="width:0;height:1.5pt" o:hralign="center" o:hrstd="t" o:hr="t" fillcolor="#a0a0a0" stroked="f"/>
        </w:pict>
      </w:r>
    </w:p>
    <w:p w14:paraId="04C74FB3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11. UX </w:t>
      </w:r>
      <w:r>
        <w:rPr>
          <w:rFonts w:ascii="맑은 고딕" w:eastAsia="맑은 고딕" w:hAnsi="맑은 고딕" w:hint="eastAsia"/>
          <w:color w:val="222222"/>
        </w:rPr>
        <w:t>폴리시·기술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인프라</w:t>
      </w:r>
    </w:p>
    <w:p w14:paraId="6D492618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11.1 </w:t>
      </w:r>
      <w:r>
        <w:rPr>
          <w:rFonts w:ascii="맑은 고딕" w:eastAsia="맑은 고딕" w:hAnsi="맑은 고딕" w:hint="eastAsia"/>
          <w:color w:val="222222"/>
        </w:rPr>
        <w:t>토스트</w:t>
      </w:r>
    </w:p>
    <w:p w14:paraId="2A475D08" w14:textId="77777777" w:rsidR="00671AC6" w:rsidRDefault="00671AC6">
      <w:pPr>
        <w:numPr>
          <w:ilvl w:val="0"/>
          <w:numId w:val="4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lib/toast.ts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모듈</w:t>
      </w:r>
      <w:r>
        <w:rPr>
          <w:rFonts w:ascii="맑은 고딕" w:eastAsia="맑은 고딕" w:hAnsi="맑은 고딕" w:hint="eastAsia"/>
          <w:color w:val="222222"/>
        </w:rPr>
        <w:t>-</w:t>
      </w:r>
      <w:r>
        <w:rPr>
          <w:rFonts w:ascii="맑은 고딕" w:eastAsia="맑은 고딕" w:hAnsi="맑은 고딕" w:hint="eastAsia"/>
          <w:color w:val="222222"/>
        </w:rPr>
        <w:t>싱글톤</w:t>
      </w:r>
      <w:r>
        <w:rPr>
          <w:rFonts w:ascii="맑은 고딕" w:eastAsia="맑은 고딕" w:hAnsi="맑은 고딕" w:hint="eastAsia"/>
          <w:color w:val="222222"/>
        </w:rPr>
        <w:t xml:space="preserve"> store (react-hot-toast </w:t>
      </w:r>
      <w:r>
        <w:rPr>
          <w:rFonts w:ascii="맑은 고딕" w:eastAsia="맑은 고딕" w:hAnsi="맑은 고딕" w:hint="eastAsia"/>
          <w:color w:val="222222"/>
        </w:rPr>
        <w:t>스타일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EC8CE8E" w14:textId="77777777" w:rsidR="00671AC6" w:rsidRDefault="00671AC6">
      <w:pPr>
        <w:numPr>
          <w:ilvl w:val="0"/>
          <w:numId w:val="4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toast.success/error/info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API, React </w:t>
      </w:r>
      <w:r>
        <w:rPr>
          <w:rFonts w:ascii="맑은 고딕" w:eastAsia="맑은 고딕" w:hAnsi="맑은 고딕" w:hint="eastAsia"/>
          <w:color w:val="222222"/>
        </w:rPr>
        <w:t>외부에서도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호출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</w:t>
      </w:r>
    </w:p>
    <w:p w14:paraId="48A8DE79" w14:textId="77777777" w:rsidR="00671AC6" w:rsidRDefault="00671AC6">
      <w:pPr>
        <w:numPr>
          <w:ilvl w:val="0"/>
          <w:numId w:val="4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우하단</w:t>
      </w:r>
      <w:r>
        <w:rPr>
          <w:rFonts w:ascii="맑은 고딕" w:eastAsia="맑은 고딕" w:hAnsi="맑은 고딕" w:hint="eastAsia"/>
          <w:color w:val="222222"/>
        </w:rPr>
        <w:t xml:space="preserve"> stack,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dismiss + </w:t>
      </w:r>
      <w:r>
        <w:rPr>
          <w:rFonts w:ascii="맑은 고딕" w:eastAsia="맑은 고딕" w:hAnsi="맑은 고딕" w:hint="eastAsia"/>
          <w:color w:val="222222"/>
        </w:rPr>
        <w:t>×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닫기</w:t>
      </w:r>
    </w:p>
    <w:p w14:paraId="116BAD57" w14:textId="77777777" w:rsidR="00671AC6" w:rsidRDefault="00671AC6">
      <w:pPr>
        <w:numPr>
          <w:ilvl w:val="0"/>
          <w:numId w:val="4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 variant + OKLCH </w:t>
      </w:r>
      <w:r>
        <w:rPr>
          <w:rFonts w:ascii="맑은 고딕" w:eastAsia="맑은 고딕" w:hAnsi="맑은 고딕" w:hint="eastAsia"/>
          <w:color w:val="222222"/>
        </w:rPr>
        <w:t>토큰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다크모드</w:t>
      </w:r>
      <w:r>
        <w:rPr>
          <w:rFonts w:ascii="맑은 고딕" w:eastAsia="맑은 고딕" w:hAnsi="맑은 고딕" w:hint="eastAsia"/>
          <w:color w:val="222222"/>
        </w:rPr>
        <w:t xml:space="preserve"> + slide-in</w:t>
      </w:r>
    </w:p>
    <w:p w14:paraId="6AE58CDD" w14:textId="77777777" w:rsidR="00671AC6" w:rsidRDefault="00671AC6">
      <w:pPr>
        <w:numPr>
          <w:ilvl w:val="0"/>
          <w:numId w:val="4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server action </w:t>
      </w:r>
      <w:r>
        <w:rPr>
          <w:rFonts w:ascii="맑은 고딕" w:eastAsia="맑은 고딕" w:hAnsi="맑은 고딕" w:hint="eastAsia"/>
          <w:color w:val="222222"/>
        </w:rPr>
        <w:t>실패가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노출됨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workbench-context.tsx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catch </w:t>
      </w:r>
      <w:r>
        <w:rPr>
          <w:rFonts w:ascii="맑은 고딕" w:eastAsia="맑은 고딕" w:hAnsi="맑은 고딕" w:hint="eastAsia"/>
          <w:color w:val="222222"/>
        </w:rPr>
        <w:t>블록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359E536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11.2 </w:t>
      </w:r>
      <w:r>
        <w:rPr>
          <w:rFonts w:ascii="맑은 고딕" w:eastAsia="맑은 고딕" w:hAnsi="맑은 고딕" w:hint="eastAsia"/>
          <w:color w:val="222222"/>
        </w:rPr>
        <w:t>에러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바운더리</w:t>
      </w:r>
    </w:p>
    <w:p w14:paraId="2ABB03E3" w14:textId="77777777" w:rsidR="00671AC6" w:rsidRDefault="00671AC6">
      <w:pPr>
        <w:numPr>
          <w:ilvl w:val="0"/>
          <w:numId w:val="4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app/error.tsx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페이지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렌더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에러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폴백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디자인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토큰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390E8F0" w14:textId="77777777" w:rsidR="00671AC6" w:rsidRDefault="00671AC6">
      <w:pPr>
        <w:numPr>
          <w:ilvl w:val="0"/>
          <w:numId w:val="4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app/global-error.tsx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layout </w:t>
      </w:r>
      <w:r>
        <w:rPr>
          <w:rFonts w:ascii="맑은 고딕" w:eastAsia="맑은 고딕" w:hAnsi="맑은 고딕" w:hint="eastAsia"/>
          <w:color w:val="222222"/>
        </w:rPr>
        <w:t>자체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실패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(self-contained inline </w:t>
      </w:r>
      <w:r>
        <w:rPr>
          <w:rFonts w:ascii="맑은 고딕" w:eastAsia="맑은 고딕" w:hAnsi="맑은 고딕" w:hint="eastAsia"/>
          <w:color w:val="222222"/>
        </w:rPr>
        <w:t>스타일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9453859" w14:textId="77777777" w:rsidR="00671AC6" w:rsidRDefault="00671AC6">
      <w:pPr>
        <w:numPr>
          <w:ilvl w:val="0"/>
          <w:numId w:val="4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</w:t>
      </w:r>
      <w:r>
        <w:rPr>
          <w:rFonts w:ascii="맑은 고딕" w:eastAsia="맑은 고딕" w:hAnsi="맑은 고딕" w:hint="eastAsia"/>
          <w:color w:val="222222"/>
        </w:rPr>
        <w:t xml:space="preserve"> reset </w:t>
      </w:r>
      <w:r>
        <w:rPr>
          <w:rFonts w:ascii="맑은 고딕" w:eastAsia="맑은 고딕" w:hAnsi="맑은 고딕" w:hint="eastAsia"/>
          <w:color w:val="222222"/>
        </w:rPr>
        <w:t>버튼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새로고침</w:t>
      </w:r>
      <w:r>
        <w:rPr>
          <w:rFonts w:ascii="맑은 고딕" w:eastAsia="맑은 고딕" w:hAnsi="맑은 고딕" w:hint="eastAsia"/>
          <w:color w:val="222222"/>
        </w:rPr>
        <w:t xml:space="preserve"> + digest </w:t>
      </w:r>
      <w:r>
        <w:rPr>
          <w:rFonts w:ascii="맑은 고딕" w:eastAsia="맑은 고딕" w:hAnsi="맑은 고딕" w:hint="eastAsia"/>
          <w:color w:val="222222"/>
        </w:rPr>
        <w:t>에러</w:t>
      </w:r>
      <w:r>
        <w:rPr>
          <w:rFonts w:ascii="맑은 고딕" w:eastAsia="맑은 고딕" w:hAnsi="맑은 고딕" w:hint="eastAsia"/>
          <w:color w:val="222222"/>
        </w:rPr>
        <w:t xml:space="preserve"> ID</w:t>
      </w:r>
    </w:p>
    <w:p w14:paraId="7F8F7D27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11.3 </w:t>
      </w:r>
      <w:r>
        <w:rPr>
          <w:rFonts w:ascii="맑은 고딕" w:eastAsia="맑은 고딕" w:hAnsi="맑은 고딕" w:hint="eastAsia"/>
          <w:color w:val="222222"/>
        </w:rPr>
        <w:t>로딩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스켈레톤</w:t>
      </w:r>
    </w:p>
    <w:p w14:paraId="3EC144AB" w14:textId="77777777" w:rsidR="00671AC6" w:rsidRDefault="00671AC6">
      <w:pPr>
        <w:numPr>
          <w:ilvl w:val="0"/>
          <w:numId w:val="4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app/loading.tsx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manual2 </w:t>
      </w:r>
      <w:r>
        <w:rPr>
          <w:rFonts w:ascii="맑은 고딕" w:eastAsia="맑은 고딕" w:hAnsi="맑은 고딕" w:hint="eastAsia"/>
          <w:color w:val="222222"/>
        </w:rPr>
        <w:t>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골격</w:t>
      </w:r>
      <w:r>
        <w:rPr>
          <w:rFonts w:ascii="맑은 고딕" w:eastAsia="맑은 고딕" w:hAnsi="맑은 고딕" w:hint="eastAsia"/>
          <w:color w:val="222222"/>
        </w:rPr>
        <w:t xml:space="preserve"> (Topbar/Sidebar/DocTabs/Workflow/DocHead/Body/RightPanel)</w:t>
      </w:r>
    </w:p>
    <w:p w14:paraId="17742592" w14:textId="77777777" w:rsidR="00671AC6" w:rsidRDefault="00671AC6">
      <w:pPr>
        <w:numPr>
          <w:ilvl w:val="0"/>
          <w:numId w:val="4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.sk-bar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.sk-block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HTML"/>
          <w:color w:val="222222"/>
        </w:rPr>
        <w:t>.sk-circle</w:t>
      </w:r>
      <w:r>
        <w:rPr>
          <w:rFonts w:ascii="맑은 고딕" w:eastAsia="맑은 고딕" w:hAnsi="맑은 고딕" w:hint="eastAsia"/>
          <w:color w:val="222222"/>
        </w:rPr>
        <w:t xml:space="preserve"> + shimmer 1.5s</w:t>
      </w:r>
    </w:p>
    <w:p w14:paraId="5DD21686" w14:textId="77777777" w:rsidR="00671AC6" w:rsidRDefault="00671AC6">
      <w:pPr>
        <w:numPr>
          <w:ilvl w:val="0"/>
          <w:numId w:val="4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layout streaming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app/workbench-shell.tsx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데이터</w:t>
      </w:r>
      <w:r>
        <w:rPr>
          <w:rFonts w:ascii="맑은 고딕" w:eastAsia="맑은 고딕" w:hAnsi="맑은 고딕" w:hint="eastAsia"/>
          <w:color w:val="222222"/>
        </w:rPr>
        <w:t xml:space="preserve"> fetch </w:t>
      </w:r>
      <w:r>
        <w:rPr>
          <w:rFonts w:ascii="맑은 고딕" w:eastAsia="맑은 고딕" w:hAnsi="맑은 고딕" w:hint="eastAsia"/>
          <w:color w:val="222222"/>
        </w:rPr>
        <w:t>분리</w:t>
      </w:r>
      <w:r>
        <w:rPr>
          <w:rFonts w:ascii="맑은 고딕" w:eastAsia="맑은 고딕" w:hAnsi="맑은 고딕" w:hint="eastAsia"/>
          <w:color w:val="222222"/>
        </w:rPr>
        <w:t xml:space="preserve"> + Suspense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첫</w:t>
      </w:r>
      <w:r>
        <w:rPr>
          <w:rFonts w:ascii="맑은 고딕" w:eastAsia="맑은 고딕" w:hAnsi="맑은 고딕" w:hint="eastAsia"/>
          <w:color w:val="222222"/>
        </w:rPr>
        <w:t xml:space="preserve"> SSR</w:t>
      </w:r>
      <w:r>
        <w:rPr>
          <w:rFonts w:ascii="맑은 고딕" w:eastAsia="맑은 고딕" w:hAnsi="맑은 고딕" w:hint="eastAsia"/>
          <w:color w:val="222222"/>
        </w:rPr>
        <w:t>에서도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즉시</w:t>
      </w:r>
      <w:r>
        <w:rPr>
          <w:rFonts w:ascii="맑은 고딕" w:eastAsia="맑은 고딕" w:hAnsi="맑은 고딕" w:hint="eastAsia"/>
          <w:color w:val="222222"/>
        </w:rPr>
        <w:t xml:space="preserve"> streaming</w:t>
      </w:r>
    </w:p>
    <w:p w14:paraId="5FB6ED44" w14:textId="77777777" w:rsidR="00671AC6" w:rsidRDefault="00671AC6">
      <w:pPr>
        <w:numPr>
          <w:ilvl w:val="0"/>
          <w:numId w:val="4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prefers-reduced-motion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shimmer </w:t>
      </w:r>
      <w:r>
        <w:rPr>
          <w:rFonts w:ascii="맑은 고딕" w:eastAsia="맑은 고딕" w:hAnsi="맑은 고딕" w:hint="eastAsia"/>
          <w:color w:val="222222"/>
        </w:rPr>
        <w:t>끄고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배경</w:t>
      </w:r>
    </w:p>
    <w:p w14:paraId="07B93AB3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11.4 </w:t>
      </w:r>
      <w:r>
        <w:rPr>
          <w:rFonts w:ascii="맑은 고딕" w:eastAsia="맑은 고딕" w:hAnsi="맑은 고딕" w:hint="eastAsia"/>
          <w:color w:val="222222"/>
        </w:rPr>
        <w:t>다크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모드</w:t>
      </w:r>
    </w:p>
    <w:p w14:paraId="680D9534" w14:textId="77777777" w:rsidR="00671AC6" w:rsidRDefault="00671AC6">
      <w:pPr>
        <w:numPr>
          <w:ilvl w:val="0"/>
          <w:numId w:val="4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next-themes + </w:t>
      </w:r>
      <w:r>
        <w:rPr>
          <w:rStyle w:val="HTML"/>
          <w:color w:val="222222"/>
        </w:rPr>
        <w:t>data-theme="dark"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속성</w:t>
      </w:r>
    </w:p>
    <w:p w14:paraId="6C21E439" w14:textId="77777777" w:rsidR="00671AC6" w:rsidRDefault="00671AC6">
      <w:pPr>
        <w:numPr>
          <w:ilvl w:val="0"/>
          <w:numId w:val="4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OKLCH </w:t>
      </w:r>
      <w:r>
        <w:rPr>
          <w:rFonts w:ascii="맑은 고딕" w:eastAsia="맑은 고딕" w:hAnsi="맑은 고딕" w:hint="eastAsia"/>
          <w:color w:val="222222"/>
        </w:rPr>
        <w:t>토큰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기반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색이</w:t>
      </w:r>
      <w:r>
        <w:rPr>
          <w:rFonts w:ascii="맑은 고딕" w:eastAsia="맑은 고딕" w:hAnsi="맑은 고딕" w:hint="eastAsia"/>
          <w:color w:val="222222"/>
        </w:rPr>
        <w:t xml:space="preserve"> var(--*)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follow)</w:t>
      </w:r>
    </w:p>
    <w:p w14:paraId="6B3D53F8" w14:textId="77777777" w:rsidR="00671AC6" w:rsidRDefault="00671AC6">
      <w:pPr>
        <w:numPr>
          <w:ilvl w:val="0"/>
          <w:numId w:val="4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토스트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에러바운더리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스켈레톤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검증바</w:t>
      </w:r>
      <w:r>
        <w:rPr>
          <w:rFonts w:ascii="맑은 고딕" w:eastAsia="맑은 고딕" w:hAnsi="맑은 고딕" w:hint="eastAsia"/>
          <w:color w:val="222222"/>
        </w:rPr>
        <w:t xml:space="preserve"> / ack-bar / </w:t>
      </w:r>
      <w:r>
        <w:rPr>
          <w:rFonts w:ascii="맑은 고딕" w:eastAsia="맑은 고딕" w:hAnsi="맑은 고딕" w:hint="eastAsia"/>
          <w:color w:val="222222"/>
        </w:rPr>
        <w:t>알림팝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챗봇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모두</w:t>
      </w:r>
      <w:r>
        <w:rPr>
          <w:rFonts w:ascii="맑은 고딕" w:eastAsia="맑은 고딕" w:hAnsi="맑은 고딕" w:hint="eastAsia"/>
          <w:color w:val="222222"/>
        </w:rPr>
        <w:t xml:space="preserve"> dark override</w:t>
      </w:r>
    </w:p>
    <w:p w14:paraId="2ACB3546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11.5 </w:t>
      </w:r>
      <w:r>
        <w:rPr>
          <w:rFonts w:ascii="맑은 고딕" w:eastAsia="맑은 고딕" w:hAnsi="맑은 고딕" w:hint="eastAsia"/>
          <w:color w:val="222222"/>
        </w:rPr>
        <w:t>키보드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5655"/>
      </w:tblGrid>
      <w:tr w:rsidR="00000000" w14:paraId="32167024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C792B9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키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54AA50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동작</w:t>
            </w:r>
          </w:p>
        </w:tc>
      </w:tr>
      <w:tr w:rsidR="00000000" w14:paraId="504D41CE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D8EDF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Cambria Math" w:eastAsia="맑은 고딕" w:hAnsi="Cambria Math" w:cs="Cambria Math"/>
                <w:color w:val="222222"/>
                <w:sz w:val="21"/>
                <w:szCs w:val="21"/>
              </w:rPr>
              <w:t>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K / Ctrl+K / /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2D20B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빠른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이동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팔레트</w:t>
            </w:r>
          </w:p>
        </w:tc>
      </w:tr>
      <w:tr w:rsidR="00000000" w14:paraId="642E52C7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E26B8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Cambria Math" w:eastAsia="맑은 고딕" w:hAnsi="Cambria Math" w:cs="Cambria Math"/>
                <w:color w:val="222222"/>
                <w:sz w:val="21"/>
                <w:szCs w:val="21"/>
              </w:rPr>
              <w:t>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F / Ctrl+F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44F9C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본문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찾기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바꾸기</w:t>
            </w:r>
          </w:p>
        </w:tc>
      </w:tr>
      <w:tr w:rsidR="00000000" w14:paraId="090AA2D9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2A8B2F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Cambria Math" w:eastAsia="맑은 고딕" w:hAnsi="Cambria Math" w:cs="Cambria Math"/>
                <w:color w:val="222222"/>
                <w:sz w:val="21"/>
                <w:szCs w:val="21"/>
              </w:rPr>
              <w:t>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W / Ctrl+W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2A83A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활성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탭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닫기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고정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제외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78C7BB30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16233D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Esc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52D52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팔레트·찾기바·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search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닫기</w:t>
            </w:r>
          </w:p>
        </w:tc>
      </w:tr>
    </w:tbl>
    <w:p w14:paraId="21651CF8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단축은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입력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포커스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상태에서는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무시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3F152BBD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5C468BAF">
          <v:rect id="_x0000_i1037" style="width:0;height:1.5pt" o:hralign="center" o:hrstd="t" o:hr="t" fillcolor="#a0a0a0" stroked="f"/>
        </w:pict>
      </w:r>
    </w:p>
    <w:p w14:paraId="2A3BBCBD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12. </w:t>
      </w:r>
      <w:r>
        <w:rPr>
          <w:rFonts w:ascii="맑은 고딕" w:eastAsia="맑은 고딕" w:hAnsi="맑은 고딕" w:hint="eastAsia"/>
          <w:color w:val="222222"/>
        </w:rPr>
        <w:t>데이터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모델·서버</w:t>
      </w:r>
      <w:r>
        <w:rPr>
          <w:rFonts w:ascii="맑은 고딕" w:eastAsia="맑은 고딕" w:hAnsi="맑은 고딕" w:hint="eastAsia"/>
          <w:color w:val="222222"/>
        </w:rPr>
        <w:t xml:space="preserve"> API</w:t>
      </w:r>
    </w:p>
    <w:p w14:paraId="50C478A6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12.1 </w:t>
      </w:r>
      <w:r>
        <w:rPr>
          <w:rFonts w:ascii="맑은 고딕" w:eastAsia="맑은 고딕" w:hAnsi="맑은 고딕" w:hint="eastAsia"/>
          <w:color w:val="222222"/>
        </w:rPr>
        <w:t>테이블</w:t>
      </w:r>
      <w:r>
        <w:rPr>
          <w:rFonts w:ascii="맑은 고딕" w:eastAsia="맑은 고딕" w:hAnsi="맑은 고딕" w:hint="eastAsia"/>
          <w:color w:val="222222"/>
        </w:rPr>
        <w:t xml:space="preserve"> (16</w:t>
      </w:r>
      <w:r>
        <w:rPr>
          <w:rFonts w:ascii="맑은 고딕" w:eastAsia="맑은 고딕" w:hAnsi="맑은 고딕" w:hint="eastAsia"/>
          <w:color w:val="222222"/>
        </w:rPr>
        <w:t>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C5557EA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profiles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auth.users </w:t>
      </w:r>
      <w:r>
        <w:rPr>
          <w:rFonts w:ascii="맑은 고딕" w:eastAsia="맑은 고딕" w:hAnsi="맑은 고딕" w:hint="eastAsia"/>
          <w:color w:val="222222"/>
        </w:rPr>
        <w:t>확장</w:t>
      </w:r>
      <w:r>
        <w:rPr>
          <w:rFonts w:ascii="맑은 고딕" w:eastAsia="맑은 고딕" w:hAnsi="맑은 고딕" w:hint="eastAsia"/>
          <w:color w:val="222222"/>
        </w:rPr>
        <w:t xml:space="preserve"> (1:1)</w:t>
      </w:r>
    </w:p>
    <w:p w14:paraId="111A7D29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documents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노드</w:t>
      </w:r>
    </w:p>
    <w:p w14:paraId="40403682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document_content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HTML (1:1)</w:t>
      </w:r>
    </w:p>
    <w:p w14:paraId="7A77DDEF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document_versions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버전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히스토리</w:t>
      </w:r>
    </w:p>
    <w:p w14:paraId="638A0951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comments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댓글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parent_comment_id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자기참조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1944D0E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page_stats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views/copies/searches/helpful/unhelpful/hourly</w:t>
      </w:r>
    </w:p>
    <w:p w14:paraId="715CE9C0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verifications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last_verified_at / interval_days / verified_by</w:t>
      </w:r>
    </w:p>
    <w:p w14:paraId="14805886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whats_new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피드</w:t>
      </w:r>
    </w:p>
    <w:p w14:paraId="1AD0C434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must_read_documents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지정</w:t>
      </w:r>
    </w:p>
    <w:p w14:paraId="5603C938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compliance_records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사용자별</w:t>
      </w:r>
      <w:r>
        <w:rPr>
          <w:rFonts w:ascii="맑은 고딕" w:eastAsia="맑은 고딕" w:hAnsi="맑은 고딕" w:hint="eastAsia"/>
          <w:color w:val="222222"/>
        </w:rPr>
        <w:t xml:space="preserve"> ack</w:t>
      </w:r>
    </w:p>
    <w:p w14:paraId="6A4B4A60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attachments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메타</w:t>
      </w:r>
    </w:p>
    <w:p w14:paraId="65712754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favorites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즐겨찾기</w:t>
      </w:r>
    </w:p>
    <w:p w14:paraId="40FEB548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cases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222222"/>
        </w:rPr>
        <w:t>case_transcript_lines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222222"/>
        </w:rPr>
        <w:t>case_lessons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응대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사례</w:t>
      </w:r>
    </w:p>
    <w:p w14:paraId="067D56FD" w14:textId="77777777" w:rsidR="00671AC6" w:rsidRDefault="00671AC6">
      <w:pPr>
        <w:numPr>
          <w:ilvl w:val="0"/>
          <w:numId w:val="5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onboarding_tasks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222222"/>
        </w:rPr>
        <w:t>onboarding_questions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222222"/>
        </w:rPr>
        <w:t>onboarding_progress</w:t>
      </w:r>
    </w:p>
    <w:p w14:paraId="117ED47F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12.2 RLS </w:t>
      </w:r>
      <w:r>
        <w:rPr>
          <w:rFonts w:ascii="맑은 고딕" w:eastAsia="맑은 고딕" w:hAnsi="맑은 고딕" w:hint="eastAsia"/>
          <w:color w:val="222222"/>
        </w:rPr>
        <w:t>패턴</w:t>
      </w:r>
    </w:p>
    <w:p w14:paraId="49AAC289" w14:textId="77777777" w:rsidR="00671AC6" w:rsidRDefault="00671AC6">
      <w:pPr>
        <w:numPr>
          <w:ilvl w:val="0"/>
          <w:numId w:val="5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authenticated_read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전체</w:t>
      </w:r>
      <w:r>
        <w:rPr>
          <w:rFonts w:ascii="맑은 고딕" w:eastAsia="맑은 고딕" w:hAnsi="맑은 고딕" w:hint="eastAsia"/>
          <w:color w:val="222222"/>
        </w:rPr>
        <w:t xml:space="preserve"> SELECT </w:t>
      </w:r>
      <w:r>
        <w:rPr>
          <w:rFonts w:ascii="맑은 고딕" w:eastAsia="맑은 고딕" w:hAnsi="맑은 고딕" w:hint="eastAsia"/>
          <w:color w:val="222222"/>
        </w:rPr>
        <w:t>정책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인증된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누구나</w:t>
      </w:r>
      <w:r>
        <w:rPr>
          <w:rFonts w:ascii="맑은 고딕" w:eastAsia="맑은 고딕" w:hAnsi="맑은 고딕" w:hint="eastAsia"/>
          <w:color w:val="222222"/>
        </w:rPr>
        <w:t xml:space="preserve"> read)</w:t>
      </w:r>
    </w:p>
    <w:p w14:paraId="36F5D6AA" w14:textId="77777777" w:rsidR="00671AC6" w:rsidRDefault="00671AC6">
      <w:pPr>
        <w:numPr>
          <w:ilvl w:val="0"/>
          <w:numId w:val="5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쓰기는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행만</w:t>
      </w:r>
      <w:r>
        <w:rPr>
          <w:rFonts w:ascii="맑은 고딕" w:eastAsia="맑은 고딕" w:hAnsi="맑은 고딕" w:hint="eastAsia"/>
          <w:color w:val="222222"/>
        </w:rPr>
        <w:t xml:space="preserve"> INSERT/UPDATE/DELETE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admin/reviewer</w:t>
      </w:r>
    </w:p>
    <w:p w14:paraId="103909E2" w14:textId="77777777" w:rsidR="00671AC6" w:rsidRDefault="00671AC6">
      <w:pPr>
        <w:numPr>
          <w:ilvl w:val="0"/>
          <w:numId w:val="5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일부는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없이</w:t>
      </w:r>
      <w:r>
        <w:rPr>
          <w:rFonts w:ascii="맑은 고딕" w:eastAsia="맑은 고딕" w:hAnsi="맑은 고딕" w:hint="eastAsia"/>
          <w:color w:val="222222"/>
        </w:rPr>
        <w:t xml:space="preserve"> RPC(SECURITY DEFINER)</w:t>
      </w:r>
      <w:r>
        <w:rPr>
          <w:rFonts w:ascii="맑은 고딕" w:eastAsia="맑은 고딕" w:hAnsi="맑은 고딕" w:hint="eastAsia"/>
          <w:color w:val="222222"/>
        </w:rPr>
        <w:t>로만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우회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예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record_page_stat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73CD99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12.3 Storage </w:t>
      </w:r>
      <w:r>
        <w:rPr>
          <w:rFonts w:ascii="맑은 고딕" w:eastAsia="맑은 고딕" w:hAnsi="맑은 고딕" w:hint="eastAsia"/>
          <w:color w:val="222222"/>
        </w:rPr>
        <w:t>버킷</w:t>
      </w:r>
    </w:p>
    <w:p w14:paraId="7473B843" w14:textId="77777777" w:rsidR="00671AC6" w:rsidRDefault="00671AC6">
      <w:pPr>
        <w:numPr>
          <w:ilvl w:val="0"/>
          <w:numId w:val="5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documents-pdf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PDF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파일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&lt;documentId&gt;.pdf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670D6DB" w14:textId="77777777" w:rsidR="00671AC6" w:rsidRDefault="00671AC6">
      <w:pPr>
        <w:numPr>
          <w:ilvl w:val="0"/>
          <w:numId w:val="5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documents-attachments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&lt;documentId&gt;/&lt;uuid&gt;.&lt;ext&gt;</w:t>
      </w:r>
      <w:r>
        <w:rPr>
          <w:rFonts w:ascii="맑은 고딕" w:eastAsia="맑은 고딕" w:hAnsi="맑은 고딕" w:hint="eastAsia"/>
          <w:color w:val="222222"/>
        </w:rPr>
        <w:t xml:space="preserve">) + </w:t>
      </w:r>
      <w:r>
        <w:rPr>
          <w:rFonts w:ascii="맑은 고딕" w:eastAsia="맑은 고딕" w:hAnsi="맑은 고딕" w:hint="eastAsia"/>
          <w:color w:val="222222"/>
        </w:rPr>
        <w:t>인라인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이미지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_editor/&lt;documentId&gt;/&lt;uuid&gt;.&lt;ext&gt;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1EF546C" w14:textId="77777777" w:rsidR="00671AC6" w:rsidRDefault="00671AC6">
      <w:pPr>
        <w:numPr>
          <w:ilvl w:val="0"/>
          <w:numId w:val="5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</w:t>
      </w:r>
      <w:r>
        <w:rPr>
          <w:rFonts w:ascii="맑은 고딕" w:eastAsia="맑은 고딕" w:hAnsi="맑은 고딕" w:hint="eastAsia"/>
          <w:color w:val="222222"/>
        </w:rPr>
        <w:t xml:space="preserve"> private (</w:t>
      </w:r>
      <w:r>
        <w:rPr>
          <w:rStyle w:val="HTML"/>
          <w:color w:val="222222"/>
        </w:rPr>
        <w:t>public = false</w:t>
      </w:r>
      <w:r>
        <w:rPr>
          <w:rFonts w:ascii="맑은 고딕" w:eastAsia="맑은 고딕" w:hAnsi="맑은 고딕" w:hint="eastAsia"/>
          <w:color w:val="222222"/>
        </w:rPr>
        <w:t>), authenticated</w:t>
      </w:r>
      <w:r>
        <w:rPr>
          <w:rFonts w:ascii="맑은 고딕" w:eastAsia="맑은 고딕" w:hAnsi="맑은 고딕" w:hint="eastAsia"/>
          <w:color w:val="222222"/>
        </w:rPr>
        <w:t>만</w:t>
      </w:r>
      <w:r>
        <w:rPr>
          <w:rFonts w:ascii="맑은 고딕" w:eastAsia="맑은 고딕" w:hAnsi="맑은 고딕" w:hint="eastAsia"/>
          <w:color w:val="222222"/>
        </w:rPr>
        <w:t xml:space="preserve"> RLS </w:t>
      </w:r>
      <w:r>
        <w:rPr>
          <w:rFonts w:ascii="맑은 고딕" w:eastAsia="맑은 고딕" w:hAnsi="맑은 고딕" w:hint="eastAsia"/>
          <w:color w:val="222222"/>
        </w:rPr>
        <w:t>통과</w:t>
      </w:r>
    </w:p>
    <w:p w14:paraId="558663F0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12.4 </w:t>
      </w:r>
      <w:r>
        <w:rPr>
          <w:rFonts w:ascii="맑은 고딕" w:eastAsia="맑은 고딕" w:hAnsi="맑은 고딕" w:hint="eastAsia"/>
          <w:color w:val="222222"/>
        </w:rPr>
        <w:t>마이그레이션</w:t>
      </w:r>
      <w:r>
        <w:rPr>
          <w:rFonts w:ascii="맑은 고딕" w:eastAsia="맑은 고딕" w:hAnsi="맑은 고딕" w:hint="eastAsia"/>
          <w:color w:val="222222"/>
        </w:rPr>
        <w:t xml:space="preserve"> (0001~0018)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8051"/>
      </w:tblGrid>
      <w:tr w:rsidR="00000000" w14:paraId="3B784DF3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B4CA94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CC58D1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내용</w:t>
            </w:r>
          </w:p>
        </w:tc>
      </w:tr>
      <w:tr w:rsidR="00000000" w14:paraId="2364445F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533F3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ACF5F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초기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14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테이블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트리거</w:t>
            </w:r>
          </w:p>
        </w:tc>
      </w:tr>
      <w:tr w:rsidR="00000000" w14:paraId="1BE0E329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9FA2DD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37D48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profiles auth decouple</w:t>
            </w:r>
          </w:p>
        </w:tc>
      </w:tr>
      <w:tr w:rsidR="00000000" w14:paraId="77197A69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7764A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5D1C7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temp_open_read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정책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개발용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261E6D63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79FA0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7A410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smart_updated_at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트리거</w:t>
            </w:r>
          </w:p>
        </w:tc>
      </w:tr>
      <w:tr w:rsidR="00000000" w14:paraId="4121C5C1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57246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1BD75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auth setup + handle_new_user</w:t>
            </w:r>
          </w:p>
        </w:tc>
      </w:tr>
      <w:tr w:rsidR="00000000" w14:paraId="37829F30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AC551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48C38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user_writes + auth_profile_id</w:t>
            </w:r>
          </w:p>
        </w:tc>
      </w:tr>
      <w:tr w:rsidR="00000000" w14:paraId="439F1C3C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21B94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CE6FA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fix definer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invoker</w:t>
            </w:r>
          </w:p>
        </w:tc>
      </w:tr>
      <w:tr w:rsidR="00000000" w14:paraId="508CE2EE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0B023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60B859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inline_rls_lookup + debug_auth_info</w:t>
            </w:r>
          </w:p>
        </w:tc>
      </w:tr>
      <w:tr w:rsidR="00000000" w14:paraId="7C6D0FAE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EAB1E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0009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B8DFC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grant_permissions + backfill</w:t>
            </w:r>
          </w:p>
        </w:tc>
      </w:tr>
      <w:tr w:rsidR="00000000" w14:paraId="7BD54797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FF903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4CF16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document_content / documents / document_versions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쓰기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정책</w:t>
            </w:r>
          </w:p>
        </w:tc>
      </w:tr>
      <w:tr w:rsidR="00000000" w14:paraId="7995388F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2869E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72F10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documents-pdf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버킷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storage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정책</w:t>
            </w:r>
          </w:p>
        </w:tc>
      </w:tr>
      <w:tr w:rsidR="00000000" w14:paraId="0D03FD4B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A7CDC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8ECAB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attachments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테이블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documents-attachments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버킷</w:t>
            </w:r>
          </w:p>
        </w:tc>
      </w:tr>
      <w:tr w:rsidR="00000000" w14:paraId="10A74508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18D0E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122F2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documents INSERT/DELETE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정책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(CRUD)</w:t>
            </w:r>
          </w:p>
        </w:tc>
      </w:tr>
      <w:tr w:rsidR="00000000" w14:paraId="2122F45B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100C5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B7181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record_page_stat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RPC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페이지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통계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2EDDC0F1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05190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9E16C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verifications INSERT/UPDATE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정책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재검증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67A6E0C2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3FAAC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885EB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comments.parent_comment_id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index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답글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079A1085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094E7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14F8CF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document_versions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whats_new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트리거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유도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3BC763BD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78605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0018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14888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pg_trgm + </w:t>
            </w:r>
            <w:r>
              <w:rPr>
                <w:rStyle w:val="HTML"/>
                <w:color w:val="222222"/>
              </w:rPr>
              <w:t>search_documents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RPC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풀텍스트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</w:tbl>
    <w:p w14:paraId="6B4A0D51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12.5 Server Actions (lib/actions/)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7308"/>
      </w:tblGrid>
      <w:tr w:rsidR="00000000" w14:paraId="4CA4F0D2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EDDD75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모듈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57CE3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액션</w:t>
            </w:r>
          </w:p>
        </w:tc>
      </w:tr>
      <w:tr w:rsidR="00000000" w14:paraId="11AC00C4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B798C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_helpers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6C169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requireProfile()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requirePermission()</w:t>
            </w:r>
          </w:p>
        </w:tc>
      </w:tr>
      <w:tr w:rsidR="00000000" w14:paraId="5CE0974D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A62B7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DEE41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addCommentAction(parentId?)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toggleResolveCommentAction</w:t>
            </w:r>
          </w:p>
        </w:tc>
      </w:tr>
      <w:tr w:rsidR="00000000" w14:paraId="5F4F8A1F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193C1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favorites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2407E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addFavoriteAction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removeFavoriteAction</w:t>
            </w:r>
          </w:p>
        </w:tc>
      </w:tr>
      <w:tr w:rsidR="00000000" w14:paraId="4320DCD3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72AE7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9ADD1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acknowledgeMustReadAction</w:t>
            </w:r>
          </w:p>
        </w:tc>
      </w:tr>
      <w:tr w:rsidR="00000000" w14:paraId="3B90B76C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C4753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D10A9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saveBodyAction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pushVersionAction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addTagAction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removeTagAction</w:t>
            </w:r>
          </w:p>
        </w:tc>
      </w:tr>
      <w:tr w:rsidR="00000000" w14:paraId="2FB1CDCA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D97F4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F4A6D9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setNodeStatusAction</w:t>
            </w:r>
          </w:p>
        </w:tc>
      </w:tr>
      <w:tr w:rsidR="00000000" w14:paraId="27127496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309AF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uploads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B6EF99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createUploadSignedUrlAction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finalizeAttachmentAction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finalizePdfAction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finalizeEditorImageAction</w:t>
            </w:r>
          </w:p>
        </w:tc>
      </w:tr>
      <w:tr w:rsidR="00000000" w14:paraId="77A8694F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0F543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attachments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1EA4E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deleteAttachmentAction</w:t>
            </w:r>
          </w:p>
        </w:tc>
      </w:tr>
      <w:tr w:rsidR="00000000" w14:paraId="184E8E89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DCFB8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documents-crud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AA3F6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createDocumentAction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addSiblingAction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duplicateDocumentAction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renameDocumentAction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deleteDocumentAction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, </w:t>
            </w:r>
            <w:r>
              <w:rPr>
                <w:rStyle w:val="HTML"/>
                <w:color w:val="222222"/>
              </w:rPr>
              <w:t>moveDocumentAction</w:t>
            </w:r>
          </w:p>
        </w:tc>
      </w:tr>
      <w:tr w:rsidR="00000000" w14:paraId="1E332E11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BEE1E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page-stats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EC52D9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recordPageStatAction</w:t>
            </w:r>
          </w:p>
        </w:tc>
      </w:tr>
      <w:tr w:rsidR="00000000" w14:paraId="56745F73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7B16E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verifications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2B1FE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reverifyDocumentAction</w:t>
            </w:r>
          </w:p>
        </w:tc>
      </w:tr>
      <w:tr w:rsidR="00000000" w14:paraId="47760F12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7E99E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E294E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searchDocumentsAction</w:t>
            </w:r>
          </w:p>
        </w:tc>
      </w:tr>
      <w:tr w:rsidR="00000000" w14:paraId="07D1B8B1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2CFA2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ai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84C6F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askClaudeAction</w:t>
            </w:r>
          </w:p>
        </w:tc>
      </w:tr>
    </w:tbl>
    <w:p w14:paraId="13A7124E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12.6 API </w:t>
      </w:r>
      <w:r>
        <w:rPr>
          <w:rFonts w:ascii="맑은 고딕" w:eastAsia="맑은 고딕" w:hAnsi="맑은 고딕" w:hint="eastAsia"/>
          <w:color w:val="222222"/>
        </w:rPr>
        <w:t>라우트</w:t>
      </w:r>
    </w:p>
    <w:p w14:paraId="0B75F010" w14:textId="77777777" w:rsidR="00671AC6" w:rsidRDefault="00671AC6">
      <w:pPr>
        <w:numPr>
          <w:ilvl w:val="0"/>
          <w:numId w:val="5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GET /api/pdf/&lt;documentId&gt;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인증</w:t>
      </w:r>
      <w:r>
        <w:rPr>
          <w:rFonts w:ascii="맑은 고딕" w:eastAsia="맑은 고딕" w:hAnsi="맑은 고딕" w:hint="eastAsia"/>
          <w:color w:val="222222"/>
        </w:rPr>
        <w:t xml:space="preserve"> PDF stream</w:t>
      </w:r>
    </w:p>
    <w:p w14:paraId="4687525B" w14:textId="77777777" w:rsidR="00671AC6" w:rsidRDefault="00671AC6">
      <w:pPr>
        <w:numPr>
          <w:ilvl w:val="0"/>
          <w:numId w:val="5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GET /api/attachments/&lt;uuid&gt;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다운로드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?inline=1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06F3DE8" w14:textId="77777777" w:rsidR="00671AC6" w:rsidRDefault="00671AC6">
      <w:pPr>
        <w:numPr>
          <w:ilvl w:val="0"/>
          <w:numId w:val="5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GET /api/editor-images/&lt;...path&gt;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인라인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이미지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_editor/</w:t>
      </w:r>
      <w:r>
        <w:rPr>
          <w:rFonts w:ascii="맑은 고딕" w:eastAsia="맑은 고딕" w:hAnsi="맑은 고딕" w:hint="eastAsia"/>
          <w:color w:val="222222"/>
        </w:rPr>
        <w:t xml:space="preserve"> prefix </w:t>
      </w:r>
      <w:r>
        <w:rPr>
          <w:rFonts w:ascii="맑은 고딕" w:eastAsia="맑은 고딕" w:hAnsi="맑은 고딕" w:hint="eastAsia"/>
          <w:color w:val="222222"/>
        </w:rPr>
        <w:t>강제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6A6C6BF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1969AE4A">
          <v:rect id="_x0000_i1038" style="width:0;height:1.5pt" o:hralign="center" o:hrstd="t" o:hr="t" fillcolor="#a0a0a0" stroked="f"/>
        </w:pict>
      </w:r>
    </w:p>
    <w:p w14:paraId="57236294" w14:textId="77777777" w:rsidR="00671AC6" w:rsidRDefault="00671AC6">
      <w:pPr>
        <w:pStyle w:val="1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Part 2. </w:t>
      </w:r>
      <w:r>
        <w:rPr>
          <w:rFonts w:ascii="맑은 고딕" w:eastAsia="맑은 고딕" w:hAnsi="맑은 고딕" w:hint="eastAsia"/>
          <w:color w:val="222222"/>
        </w:rPr>
        <w:t>운영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도입을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남은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작업</w:t>
      </w:r>
    </w:p>
    <w:p w14:paraId="0389B5C4" w14:textId="77777777" w:rsidR="00671AC6" w:rsidRDefault="00671AC6">
      <w:pPr>
        <w:pStyle w:val="a3"/>
        <w:shd w:val="clear" w:color="auto" w:fill="FAFAFA"/>
        <w:ind w:left="1080" w:right="1080"/>
        <w:divId w:val="1968002848"/>
        <w:rPr>
          <w:rFonts w:ascii="맑은 고딕" w:eastAsia="맑은 고딕" w:hAnsi="맑은 고딕" w:hint="eastAsia"/>
          <w:color w:val="444444"/>
        </w:rPr>
      </w:pPr>
      <w:r>
        <w:rPr>
          <w:rFonts w:ascii="맑은 고딕" w:eastAsia="맑은 고딕" w:hAnsi="맑은 고딕" w:hint="eastAsia"/>
          <w:color w:val="444444"/>
        </w:rPr>
        <w:t>본격적인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업무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매뉴얼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시스템으로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운영하기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위해선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현재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베이스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위에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Style w:val="a6"/>
          <w:rFonts w:ascii="맑은 고딕" w:eastAsia="맑은 고딕" w:hAnsi="맑은 고딕" w:hint="eastAsia"/>
          <w:color w:val="444444"/>
        </w:rPr>
        <w:t>권한·관리자</w:t>
      </w:r>
      <w:r>
        <w:rPr>
          <w:rStyle w:val="a6"/>
          <w:rFonts w:ascii="맑은 고딕" w:eastAsia="맑은 고딕" w:hAnsi="맑은 고딕" w:hint="eastAsia"/>
          <w:color w:val="444444"/>
        </w:rPr>
        <w:t xml:space="preserve"> </w:t>
      </w:r>
      <w:r>
        <w:rPr>
          <w:rStyle w:val="a6"/>
          <w:rFonts w:ascii="맑은 고딕" w:eastAsia="맑은 고딕" w:hAnsi="맑은 고딕" w:hint="eastAsia"/>
          <w:color w:val="444444"/>
        </w:rPr>
        <w:t>콘솔·컴플라이언스·알림</w:t>
      </w:r>
      <w:r>
        <w:rPr>
          <w:rFonts w:ascii="맑은 고딕" w:eastAsia="맑은 고딕" w:hAnsi="맑은 고딕" w:hint="eastAsia"/>
          <w:color w:val="444444"/>
        </w:rPr>
        <w:t xml:space="preserve"> 4</w:t>
      </w:r>
      <w:r>
        <w:rPr>
          <w:rFonts w:ascii="맑은 고딕" w:eastAsia="맑은 고딕" w:hAnsi="맑은 고딕" w:hint="eastAsia"/>
          <w:color w:val="444444"/>
        </w:rPr>
        <w:t>개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축의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확장이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필요합니다</w:t>
      </w:r>
      <w:r>
        <w:rPr>
          <w:rFonts w:ascii="맑은 고딕" w:eastAsia="맑은 고딕" w:hAnsi="맑은 고딕" w:hint="eastAsia"/>
          <w:color w:val="444444"/>
        </w:rPr>
        <w:t xml:space="preserve">. </w:t>
      </w:r>
      <w:r>
        <w:rPr>
          <w:rFonts w:ascii="맑은 고딕" w:eastAsia="맑은 고딕" w:hAnsi="맑은 고딕" w:hint="eastAsia"/>
          <w:color w:val="444444"/>
        </w:rPr>
        <w:t>아래는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영역별</w:t>
      </w:r>
      <w:r>
        <w:rPr>
          <w:rFonts w:ascii="맑은 고딕" w:eastAsia="맑은 고딕" w:hAnsi="맑은 고딕" w:hint="eastAsia"/>
          <w:color w:val="444444"/>
        </w:rPr>
        <w:t xml:space="preserve"> </w:t>
      </w:r>
      <w:r>
        <w:rPr>
          <w:rFonts w:ascii="맑은 고딕" w:eastAsia="맑은 고딕" w:hAnsi="맑은 고딕" w:hint="eastAsia"/>
          <w:color w:val="444444"/>
        </w:rPr>
        <w:t>상세</w:t>
      </w:r>
      <w:r>
        <w:rPr>
          <w:rFonts w:ascii="맑은 고딕" w:eastAsia="맑은 고딕" w:hAnsi="맑은 고딕" w:hint="eastAsia"/>
          <w:color w:val="444444"/>
        </w:rPr>
        <w:t xml:space="preserve"> + </w:t>
      </w:r>
      <w:r>
        <w:rPr>
          <w:rFonts w:ascii="맑은 고딕" w:eastAsia="맑은 고딕" w:hAnsi="맑은 고딕" w:hint="eastAsia"/>
          <w:color w:val="444444"/>
        </w:rPr>
        <w:t>우선순위</w:t>
      </w:r>
      <w:r>
        <w:rPr>
          <w:rFonts w:ascii="맑은 고딕" w:eastAsia="맑은 고딕" w:hAnsi="맑은 고딕" w:hint="eastAsia"/>
          <w:color w:val="444444"/>
        </w:rPr>
        <w:t>.</w:t>
      </w:r>
    </w:p>
    <w:p w14:paraId="550EC631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A. </w:t>
      </w:r>
      <w:r>
        <w:rPr>
          <w:rFonts w:ascii="맑은 고딕" w:eastAsia="맑은 고딕" w:hAnsi="맑은 고딕" w:hint="eastAsia"/>
          <w:color w:val="222222"/>
        </w:rPr>
        <w:t>권한·조직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정교화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최상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2D6232A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한계</w:t>
      </w:r>
    </w:p>
    <w:p w14:paraId="5C0FC22C" w14:textId="77777777" w:rsidR="00671AC6" w:rsidRDefault="00671AC6">
      <w:pPr>
        <w:numPr>
          <w:ilvl w:val="0"/>
          <w:numId w:val="5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권한은</w:t>
      </w:r>
      <w:r>
        <w:rPr>
          <w:rFonts w:ascii="맑은 고딕" w:eastAsia="맑은 고딕" w:hAnsi="맑은 고딕" w:hint="eastAsia"/>
          <w:color w:val="222222"/>
        </w:rPr>
        <w:t xml:space="preserve"> 4</w:t>
      </w:r>
      <w:r>
        <w:rPr>
          <w:rFonts w:ascii="맑은 고딕" w:eastAsia="맑은 고딕" w:hAnsi="맑은 고딕" w:hint="eastAsia"/>
          <w:color w:val="222222"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역할</w:t>
      </w:r>
      <w:r>
        <w:rPr>
          <w:rFonts w:ascii="맑은 고딕" w:eastAsia="맑은 고딕" w:hAnsi="맑은 고딕" w:hint="eastAsia"/>
          <w:color w:val="222222"/>
        </w:rPr>
        <w:t>(admin/reviewer/editor/viewer)</w:t>
      </w:r>
      <w:r>
        <w:rPr>
          <w:rFonts w:ascii="맑은 고딕" w:eastAsia="맑은 고딕" w:hAnsi="맑은 고딕" w:hint="eastAsia"/>
          <w:color w:val="222222"/>
        </w:rPr>
        <w:t>만</w:t>
      </w:r>
    </w:p>
    <w:p w14:paraId="6398E980" w14:textId="77777777" w:rsidR="00671AC6" w:rsidRDefault="00671AC6">
      <w:pPr>
        <w:numPr>
          <w:ilvl w:val="0"/>
          <w:numId w:val="5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부서</w:t>
      </w:r>
      <w:r>
        <w:rPr>
          <w:rStyle w:val="a6"/>
          <w:rFonts w:ascii="맑은 고딕" w:eastAsia="맑은 고딕" w:hAnsi="맑은 고딕" w:hint="eastAsia"/>
          <w:color w:val="222222"/>
        </w:rPr>
        <w:t>/</w:t>
      </w:r>
      <w:r>
        <w:rPr>
          <w:rStyle w:val="a6"/>
          <w:rFonts w:ascii="맑은 고딕" w:eastAsia="맑은 고딕" w:hAnsi="맑은 고딕" w:hint="eastAsia"/>
          <w:color w:val="222222"/>
        </w:rPr>
        <w:t>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개념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A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매뉴얼을</w:t>
      </w:r>
      <w:r>
        <w:rPr>
          <w:rFonts w:ascii="맑은 고딕" w:eastAsia="맑은 고딕" w:hAnsi="맑은 고딕" w:hint="eastAsia"/>
          <w:color w:val="222222"/>
        </w:rPr>
        <w:t xml:space="preserve"> B</w:t>
      </w:r>
      <w:r>
        <w:rPr>
          <w:rFonts w:ascii="맑은 고딕" w:eastAsia="맑은 고딕" w:hAnsi="맑은 고딕" w:hint="eastAsia"/>
          <w:color w:val="222222"/>
        </w:rPr>
        <w:t>팀이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편집할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있음</w:t>
      </w:r>
    </w:p>
    <w:p w14:paraId="7C42B354" w14:textId="77777777" w:rsidR="00671AC6" w:rsidRDefault="00671AC6">
      <w:pPr>
        <w:numPr>
          <w:ilvl w:val="0"/>
          <w:numId w:val="5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문서별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ACL </w:t>
      </w:r>
      <w:r>
        <w:rPr>
          <w:rStyle w:val="a6"/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비공개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운영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불가</w:t>
      </w:r>
    </w:p>
    <w:p w14:paraId="25E6A9EF" w14:textId="77777777" w:rsidR="00671AC6" w:rsidRDefault="00671AC6">
      <w:pPr>
        <w:numPr>
          <w:ilvl w:val="0"/>
          <w:numId w:val="5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역할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부여는</w:t>
      </w:r>
      <w:r>
        <w:rPr>
          <w:rFonts w:ascii="맑은 고딕" w:eastAsia="맑은 고딕" w:hAnsi="맑은 고딕" w:hint="eastAsia"/>
          <w:color w:val="222222"/>
        </w:rPr>
        <w:t xml:space="preserve"> DB </w:t>
      </w:r>
      <w:r>
        <w:rPr>
          <w:rFonts w:ascii="맑은 고딕" w:eastAsia="맑은 고딕" w:hAnsi="맑은 고딕" w:hint="eastAsia"/>
          <w:color w:val="222222"/>
        </w:rPr>
        <w:t>직접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수정</w:t>
      </w:r>
      <w:r>
        <w:rPr>
          <w:rFonts w:ascii="맑은 고딕" w:eastAsia="맑은 고딕" w:hAnsi="맑은 고딕" w:hint="eastAsia"/>
          <w:color w:val="222222"/>
        </w:rPr>
        <w:t xml:space="preserve"> (UI </w:t>
      </w:r>
      <w:r>
        <w:rPr>
          <w:rFonts w:ascii="맑은 고딕" w:eastAsia="맑은 고딕" w:hAnsi="맑은 고딕" w:hint="eastAsia"/>
          <w:color w:val="222222"/>
        </w:rPr>
        <w:t>부재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D11F896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사항</w:t>
      </w:r>
    </w:p>
    <w:p w14:paraId="557A6643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A.2.1 </w:t>
      </w:r>
      <w:r>
        <w:rPr>
          <w:rFonts w:ascii="맑은 고딕" w:eastAsia="맑은 고딕" w:hAnsi="맑은 고딕" w:hint="eastAsia"/>
          <w:color w:val="222222"/>
        </w:rPr>
        <w:t>조직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구조</w:t>
      </w:r>
    </w:p>
    <w:p w14:paraId="53B1F506" w14:textId="77777777" w:rsidR="00671AC6" w:rsidRDefault="00671AC6">
      <w:pPr>
        <w:numPr>
          <w:ilvl w:val="0"/>
          <w:numId w:val="5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teams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테이블</w:t>
      </w:r>
      <w:r>
        <w:rPr>
          <w:rFonts w:ascii="맑은 고딕" w:eastAsia="맑은 고딕" w:hAnsi="맑은 고딕" w:hint="eastAsia"/>
          <w:color w:val="222222"/>
        </w:rPr>
        <w:t>: id / name / parent_team_id(</w:t>
      </w: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>) / created_at</w:t>
      </w:r>
    </w:p>
    <w:p w14:paraId="6D11DB77" w14:textId="77777777" w:rsidR="00671AC6" w:rsidRDefault="00671AC6">
      <w:pPr>
        <w:numPr>
          <w:ilvl w:val="0"/>
          <w:numId w:val="5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profiles.team_id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</w:t>
      </w:r>
    </w:p>
    <w:p w14:paraId="611D60D6" w14:textId="77777777" w:rsidR="00671AC6" w:rsidRDefault="00671AC6">
      <w:pPr>
        <w:numPr>
          <w:ilvl w:val="0"/>
          <w:numId w:val="5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사이드바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필터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워크스페이스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분리</w:t>
      </w:r>
    </w:p>
    <w:p w14:paraId="3F18CE47" w14:textId="77777777" w:rsidR="00671AC6" w:rsidRDefault="00671AC6">
      <w:pPr>
        <w:numPr>
          <w:ilvl w:val="0"/>
          <w:numId w:val="5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마이그레이션</w:t>
      </w:r>
      <w:r>
        <w:rPr>
          <w:rFonts w:ascii="맑은 고딕" w:eastAsia="맑은 고딕" w:hAnsi="맑은 고딕" w:hint="eastAsia"/>
          <w:color w:val="222222"/>
        </w:rPr>
        <w:t xml:space="preserve"> + UI </w:t>
      </w:r>
      <w:r>
        <w:rPr>
          <w:rFonts w:ascii="맑은 고딕" w:eastAsia="맑은 고딕" w:hAnsi="맑은 고딕" w:hint="eastAsia"/>
          <w:color w:val="222222"/>
        </w:rPr>
        <w:t>작업</w:t>
      </w:r>
    </w:p>
    <w:p w14:paraId="35AE6025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A.2.2 </w:t>
      </w:r>
      <w:r>
        <w:rPr>
          <w:rFonts w:ascii="맑은 고딕" w:eastAsia="맑은 고딕" w:hAnsi="맑은 고딕" w:hint="eastAsia"/>
          <w:color w:val="222222"/>
        </w:rPr>
        <w:t>문서별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권한</w:t>
      </w:r>
      <w:r>
        <w:rPr>
          <w:rFonts w:ascii="맑은 고딕" w:eastAsia="맑은 고딕" w:hAnsi="맑은 고딕" w:hint="eastAsia"/>
          <w:color w:val="222222"/>
        </w:rPr>
        <w:t xml:space="preserve"> (ACL)</w:t>
      </w:r>
    </w:p>
    <w:p w14:paraId="7DAB49EC" w14:textId="77777777" w:rsidR="00671AC6" w:rsidRDefault="00671AC6">
      <w:pPr>
        <w:numPr>
          <w:ilvl w:val="0"/>
          <w:numId w:val="5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document_permissions</w:t>
      </w:r>
      <w:r>
        <w:rPr>
          <w:rFonts w:ascii="맑은 고딕" w:eastAsia="맑은 고딕" w:hAnsi="맑은 고딕" w:hint="eastAsia"/>
          <w:color w:val="222222"/>
        </w:rPr>
        <w:t>: document_id / scope("team"/"user") / scope_id / level("read"/"edit"/"admin")</w:t>
      </w:r>
    </w:p>
    <w:p w14:paraId="2F3FE4D0" w14:textId="77777777" w:rsidR="00671AC6" w:rsidRDefault="00671AC6">
      <w:pPr>
        <w:numPr>
          <w:ilvl w:val="0"/>
          <w:numId w:val="5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기본은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모두</w:t>
      </w:r>
      <w:r>
        <w:rPr>
          <w:rFonts w:ascii="맑은 고딕" w:eastAsia="맑은 고딕" w:hAnsi="맑은 고딕" w:hint="eastAsia"/>
          <w:color w:val="222222"/>
        </w:rPr>
        <w:t xml:space="preserve"> read (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동작</w:t>
      </w:r>
      <w:r>
        <w:rPr>
          <w:rFonts w:ascii="맑은 고딕" w:eastAsia="맑은 고딕" w:hAnsi="맑은 고딕" w:hint="eastAsia"/>
          <w:color w:val="222222"/>
        </w:rPr>
        <w:t xml:space="preserve">) + </w:t>
      </w:r>
      <w:r>
        <w:rPr>
          <w:rFonts w:ascii="맑은 고딕" w:eastAsia="맑은 고딕" w:hAnsi="맑은 고딕" w:hint="eastAsia"/>
          <w:color w:val="222222"/>
        </w:rPr>
        <w:t>명시적</w:t>
      </w:r>
      <w:r>
        <w:rPr>
          <w:rFonts w:ascii="맑은 고딕" w:eastAsia="맑은 고딕" w:hAnsi="맑은 고딕" w:hint="eastAsia"/>
          <w:color w:val="222222"/>
        </w:rPr>
        <w:t xml:space="preserve"> edit/admin</w:t>
      </w:r>
      <w:r>
        <w:rPr>
          <w:rFonts w:ascii="맑은 고딕" w:eastAsia="맑은 고딕" w:hAnsi="맑은 고딕" w:hint="eastAsia"/>
          <w:color w:val="222222"/>
        </w:rPr>
        <w:t>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명단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기반</w:t>
      </w:r>
    </w:p>
    <w:p w14:paraId="4139BFA0" w14:textId="77777777" w:rsidR="00671AC6" w:rsidRDefault="00671AC6">
      <w:pPr>
        <w:numPr>
          <w:ilvl w:val="0"/>
          <w:numId w:val="5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단순화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documents.visibility = "all" | "team" | "private"</w:t>
      </w:r>
      <w:r>
        <w:rPr>
          <w:rFonts w:ascii="맑은 고딕" w:eastAsia="맑은 고딕" w:hAnsi="맑은 고딕" w:hint="eastAsia"/>
          <w:color w:val="222222"/>
        </w:rPr>
        <w:t xml:space="preserve"> + private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별도</w:t>
      </w:r>
      <w:r>
        <w:rPr>
          <w:rFonts w:ascii="맑은 고딕" w:eastAsia="맑은 고딕" w:hAnsi="맑은 고딕" w:hint="eastAsia"/>
          <w:color w:val="222222"/>
        </w:rPr>
        <w:t xml:space="preserve"> ACL</w:t>
      </w:r>
    </w:p>
    <w:p w14:paraId="5F794294" w14:textId="77777777" w:rsidR="00671AC6" w:rsidRDefault="00671AC6">
      <w:pPr>
        <w:numPr>
          <w:ilvl w:val="0"/>
          <w:numId w:val="5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doc-head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자물쇠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아이콘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권한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모달</w:t>
      </w:r>
    </w:p>
    <w:p w14:paraId="49FBFF5B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A.2.3 </w:t>
      </w:r>
      <w:r>
        <w:rPr>
          <w:rFonts w:ascii="맑은 고딕" w:eastAsia="맑은 고딕" w:hAnsi="맑은 고딕" w:hint="eastAsia"/>
          <w:color w:val="222222"/>
        </w:rPr>
        <w:t>액션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감사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</w:t>
      </w:r>
    </w:p>
    <w:p w14:paraId="63802CDC" w14:textId="77777777" w:rsidR="00671AC6" w:rsidRDefault="00671AC6">
      <w:pPr>
        <w:numPr>
          <w:ilvl w:val="0"/>
          <w:numId w:val="5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audit_logs</w:t>
      </w:r>
      <w:r>
        <w:rPr>
          <w:rFonts w:ascii="맑은 고딕" w:eastAsia="맑은 고딕" w:hAnsi="맑은 고딕" w:hint="eastAsia"/>
          <w:color w:val="222222"/>
        </w:rPr>
        <w:t>: actor_id / action / target_type / target_id / metadata(JSON) / at</w:t>
      </w:r>
    </w:p>
    <w:p w14:paraId="4745D5DA" w14:textId="77777777" w:rsidR="00671AC6" w:rsidRDefault="00671AC6">
      <w:pPr>
        <w:numPr>
          <w:ilvl w:val="0"/>
          <w:numId w:val="5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server action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일관된</w:t>
      </w:r>
      <w:r>
        <w:rPr>
          <w:rFonts w:ascii="맑은 고딕" w:eastAsia="맑은 고딕" w:hAnsi="맑은 고딕" w:hint="eastAsia"/>
          <w:color w:val="222222"/>
        </w:rPr>
        <w:t xml:space="preserve"> logging hook (helper)</w:t>
      </w:r>
    </w:p>
    <w:p w14:paraId="5D29F58B" w14:textId="77777777" w:rsidR="00671AC6" w:rsidRDefault="00671AC6">
      <w:pPr>
        <w:numPr>
          <w:ilvl w:val="0"/>
          <w:numId w:val="5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admin </w:t>
      </w:r>
      <w:r>
        <w:rPr>
          <w:rFonts w:ascii="맑은 고딕" w:eastAsia="맑은 고딕" w:hAnsi="맑은 고딕" w:hint="eastAsia"/>
          <w:color w:val="222222"/>
        </w:rPr>
        <w:t>콘솔에서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검색·필터·</w:t>
      </w:r>
      <w:r>
        <w:rPr>
          <w:rFonts w:ascii="맑은 고딕" w:eastAsia="맑은 고딕" w:hAnsi="맑은 고딕" w:hint="eastAsia"/>
          <w:color w:val="222222"/>
        </w:rPr>
        <w:t>CSV export</w:t>
      </w:r>
    </w:p>
    <w:p w14:paraId="2DBDBE2C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A.2.4 </w:t>
      </w:r>
      <w:r>
        <w:rPr>
          <w:rFonts w:ascii="맑은 고딕" w:eastAsia="맑은 고딕" w:hAnsi="맑은 고딕" w:hint="eastAsia"/>
          <w:color w:val="222222"/>
        </w:rPr>
        <w:t>승인자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지정</w:t>
      </w:r>
    </w:p>
    <w:p w14:paraId="63356E4E" w14:textId="77777777" w:rsidR="00671AC6" w:rsidRDefault="00671AC6">
      <w:pPr>
        <w:numPr>
          <w:ilvl w:val="0"/>
          <w:numId w:val="5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현재는</w:t>
      </w:r>
      <w:r>
        <w:rPr>
          <w:rFonts w:ascii="맑은 고딕" w:eastAsia="맑은 고딕" w:hAnsi="맑은 고딕" w:hint="eastAsia"/>
          <w:color w:val="222222"/>
        </w:rPr>
        <w:t xml:space="preserve"> role=reviewer</w:t>
      </w:r>
      <w:r>
        <w:rPr>
          <w:rFonts w:ascii="맑은 고딕" w:eastAsia="맑은 고딕" w:hAnsi="맑은 고딕" w:hint="eastAsia"/>
          <w:color w:val="222222"/>
        </w:rPr>
        <w:t>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누구나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승인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</w:t>
      </w:r>
    </w:p>
    <w:p w14:paraId="13D59BC0" w14:textId="77777777" w:rsidR="00671AC6" w:rsidRDefault="00671AC6">
      <w:pPr>
        <w:numPr>
          <w:ilvl w:val="0"/>
          <w:numId w:val="5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document_approvers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documents.approver_user_id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특정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지정</w:t>
      </w:r>
    </w:p>
    <w:p w14:paraId="04C4E06E" w14:textId="77777777" w:rsidR="00671AC6" w:rsidRDefault="00671AC6">
      <w:pPr>
        <w:numPr>
          <w:ilvl w:val="0"/>
          <w:numId w:val="5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미지정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reviewer </w:t>
      </w:r>
      <w:r>
        <w:rPr>
          <w:rFonts w:ascii="맑은 고딕" w:eastAsia="맑은 고딕" w:hAnsi="맑은 고딕" w:hint="eastAsia"/>
          <w:color w:val="222222"/>
        </w:rPr>
        <w:t>전체에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</w:t>
      </w:r>
    </w:p>
    <w:p w14:paraId="0FE2A0F9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3</w:t>
      </w:r>
      <w:del w:id="1" w:author="Unknown">
        <w:r>
          <w:rPr>
            <w:rFonts w:ascii="맑은 고딕" w:eastAsia="맑은 고딕" w:hAnsi="맑은 고딕" w:hint="eastAsia"/>
            <w:color w:val="222222"/>
          </w:rPr>
          <w:delText>4</w:delText>
        </w:r>
        <w:r>
          <w:rPr>
            <w:rFonts w:ascii="맑은 고딕" w:eastAsia="맑은 고딕" w:hAnsi="맑은 고딕" w:hint="eastAsia"/>
            <w:color w:val="222222"/>
          </w:rPr>
          <w:delText>주</w:delText>
        </w:r>
        <w:r>
          <w:rPr>
            <w:rFonts w:ascii="맑은 고딕" w:eastAsia="맑은 고딕" w:hAnsi="맑은 고딕" w:hint="eastAsia"/>
            <w:color w:val="222222"/>
          </w:rPr>
          <w:delText xml:space="preserve"> (</w:delText>
        </w:r>
        <w:r>
          <w:rPr>
            <w:rFonts w:ascii="맑은 고딕" w:eastAsia="맑은 고딕" w:hAnsi="맑은 고딕" w:hint="eastAsia"/>
            <w:color w:val="222222"/>
          </w:rPr>
          <w:delText>스키마</w:delText>
        </w:r>
        <w:r>
          <w:rPr>
            <w:rFonts w:ascii="맑은 고딕" w:eastAsia="맑은 고딕" w:hAnsi="맑은 고딕" w:hint="eastAsia"/>
            <w:color w:val="222222"/>
          </w:rPr>
          <w:delText xml:space="preserve"> </w:delText>
        </w:r>
        <w:r>
          <w:rPr>
            <w:rFonts w:ascii="맑은 고딕" w:eastAsia="맑은 고딕" w:hAnsi="맑은 고딕" w:hint="eastAsia"/>
            <w:color w:val="222222"/>
          </w:rPr>
          <w:delText>설계</w:delText>
        </w:r>
        <w:r>
          <w:rPr>
            <w:rFonts w:ascii="맑은 고딕" w:eastAsia="맑은 고딕" w:hAnsi="맑은 고딕" w:hint="eastAsia"/>
            <w:color w:val="222222"/>
          </w:rPr>
          <w:delText xml:space="preserve"> 1</w:delText>
        </w:r>
        <w:r>
          <w:rPr>
            <w:rFonts w:ascii="맑은 고딕" w:eastAsia="맑은 고딕" w:hAnsi="맑은 고딕" w:hint="eastAsia"/>
            <w:color w:val="222222"/>
          </w:rPr>
          <w:delText>주</w:delText>
        </w:r>
        <w:r>
          <w:rPr>
            <w:rFonts w:ascii="맑은 고딕" w:eastAsia="맑은 고딕" w:hAnsi="맑은 고딕" w:hint="eastAsia"/>
            <w:color w:val="222222"/>
          </w:rPr>
          <w:delText>, server actions/RLS 1</w:delText>
        </w:r>
        <w:r>
          <w:rPr>
            <w:rFonts w:ascii="맑은 고딕" w:eastAsia="맑은 고딕" w:hAnsi="맑은 고딕" w:hint="eastAsia"/>
            <w:color w:val="222222"/>
          </w:rPr>
          <w:delText>주</w:delText>
        </w:r>
        <w:r>
          <w:rPr>
            <w:rFonts w:ascii="맑은 고딕" w:eastAsia="맑은 고딕" w:hAnsi="맑은 고딕" w:hint="eastAsia"/>
            <w:color w:val="222222"/>
          </w:rPr>
          <w:delText>, UI 1</w:delText>
        </w:r>
      </w:del>
      <w:r>
        <w:rPr>
          <w:rFonts w:ascii="맑은 고딕" w:eastAsia="맑은 고딕" w:hAnsi="맑은 고딕" w:hint="eastAsia"/>
          <w:color w:val="222222"/>
        </w:rPr>
        <w:t>2</w:t>
      </w: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4462F1A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06500E13">
          <v:rect id="_x0000_i1039" style="width:0;height:1.5pt" o:hralign="center" o:hrstd="t" o:hr="t" fillcolor="#a0a0a0" stroked="f"/>
        </w:pict>
      </w:r>
    </w:p>
    <w:p w14:paraId="1389A63B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 </w:t>
      </w:r>
      <w:r>
        <w:rPr>
          <w:rFonts w:ascii="맑은 고딕" w:eastAsia="맑은 고딕" w:hAnsi="맑은 고딕" w:hint="eastAsia"/>
          <w:color w:val="222222"/>
        </w:rPr>
        <w:t>관리자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콘솔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최상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2BAD83D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한계</w:t>
      </w:r>
    </w:p>
    <w:p w14:paraId="7506557A" w14:textId="77777777" w:rsidR="00671AC6" w:rsidRDefault="00671AC6">
      <w:pPr>
        <w:numPr>
          <w:ilvl w:val="0"/>
          <w:numId w:val="5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관리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대시보드는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운영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정보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뷰어</w:t>
      </w:r>
      <w:r>
        <w:rPr>
          <w:rFonts w:ascii="맑은 고딕" w:eastAsia="맑은 고딕" w:hAnsi="맑은 고딕" w:hint="eastAsia"/>
          <w:color w:val="222222"/>
        </w:rPr>
        <w:t>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뿐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필독·분석·검증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F0A27CD" w14:textId="77777777" w:rsidR="00671AC6" w:rsidRDefault="00671AC6">
      <w:pPr>
        <w:numPr>
          <w:ilvl w:val="0"/>
          <w:numId w:val="5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사용자</w:t>
      </w:r>
      <w:r>
        <w:rPr>
          <w:rStyle w:val="a6"/>
          <w:rFonts w:ascii="맑은 고딕" w:eastAsia="맑은 고딕" w:hAnsi="맑은 고딕" w:hint="eastAsia"/>
          <w:color w:val="222222"/>
        </w:rPr>
        <w:t>/</w:t>
      </w:r>
      <w:r>
        <w:rPr>
          <w:rStyle w:val="a6"/>
          <w:rFonts w:ascii="맑은 고딕" w:eastAsia="맑은 고딕" w:hAnsi="맑은 고딕" w:hint="eastAsia"/>
          <w:color w:val="222222"/>
        </w:rPr>
        <w:t>팀</w:t>
      </w:r>
      <w:r>
        <w:rPr>
          <w:rStyle w:val="a6"/>
          <w:rFonts w:ascii="맑은 고딕" w:eastAsia="맑은 고딕" w:hAnsi="맑은 고딕" w:hint="eastAsia"/>
          <w:color w:val="222222"/>
        </w:rPr>
        <w:t>/</w:t>
      </w:r>
      <w:r>
        <w:rPr>
          <w:rStyle w:val="a6"/>
          <w:rFonts w:ascii="맑은 고딕" w:eastAsia="맑은 고딕" w:hAnsi="맑은 고딕" w:hint="eastAsia"/>
          <w:color w:val="222222"/>
        </w:rPr>
        <w:t>권한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관리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UI </w:t>
      </w:r>
      <w:r>
        <w:rPr>
          <w:rStyle w:val="a6"/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admin</w:t>
      </w:r>
      <w:r>
        <w:rPr>
          <w:rFonts w:ascii="맑은 고딕" w:eastAsia="맑은 고딕" w:hAnsi="맑은 고딕" w:hint="eastAsia"/>
          <w:color w:val="222222"/>
        </w:rPr>
        <w:t>도</w:t>
      </w:r>
      <w:r>
        <w:rPr>
          <w:rFonts w:ascii="맑은 고딕" w:eastAsia="맑은 고딕" w:hAnsi="맑은 고딕" w:hint="eastAsia"/>
          <w:color w:val="222222"/>
        </w:rPr>
        <w:t xml:space="preserve"> DB </w:t>
      </w:r>
      <w:r>
        <w:rPr>
          <w:rFonts w:ascii="맑은 고딕" w:eastAsia="맑은 고딕" w:hAnsi="맑은 고딕" w:hint="eastAsia"/>
          <w:color w:val="222222"/>
        </w:rPr>
        <w:t>직접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필요</w:t>
      </w:r>
    </w:p>
    <w:p w14:paraId="13A5AE54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</w:t>
      </w:r>
    </w:p>
    <w:p w14:paraId="561D9199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B.2.1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관리</w:t>
      </w:r>
    </w:p>
    <w:p w14:paraId="4767868E" w14:textId="77777777" w:rsidR="00671AC6" w:rsidRDefault="00671AC6">
      <w:pPr>
        <w:numPr>
          <w:ilvl w:val="0"/>
          <w:numId w:val="6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목록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페이지네이션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필터</w:t>
      </w:r>
      <w:r>
        <w:rPr>
          <w:rFonts w:ascii="맑은 고딕" w:eastAsia="맑은 고딕" w:hAnsi="맑은 고딕" w:hint="eastAsia"/>
          <w:color w:val="222222"/>
        </w:rPr>
        <w:t>: role/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활성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마지막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로그인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9A1C59B" w14:textId="77777777" w:rsidR="00671AC6" w:rsidRDefault="00671AC6">
      <w:pPr>
        <w:numPr>
          <w:ilvl w:val="0"/>
          <w:numId w:val="6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액션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역할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변경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이동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비활성화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영구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삭제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강제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로그아웃</w:t>
      </w:r>
    </w:p>
    <w:p w14:paraId="7E26CB35" w14:textId="77777777" w:rsidR="00671AC6" w:rsidRDefault="00671AC6">
      <w:pPr>
        <w:numPr>
          <w:ilvl w:val="0"/>
          <w:numId w:val="6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신규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초대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이메일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입력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Magic Link </w:t>
      </w:r>
      <w:r>
        <w:rPr>
          <w:rFonts w:ascii="맑은 고딕" w:eastAsia="맑은 고딕" w:hAnsi="맑은 고딕" w:hint="eastAsia"/>
          <w:color w:val="222222"/>
        </w:rPr>
        <w:t>발송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14EB2C8" w14:textId="77777777" w:rsidR="00671AC6" w:rsidRDefault="00671AC6">
      <w:pPr>
        <w:numPr>
          <w:ilvl w:val="0"/>
          <w:numId w:val="6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bulk </w:t>
      </w:r>
      <w:r>
        <w:rPr>
          <w:rFonts w:ascii="맑은 고딕" w:eastAsia="맑은 고딕" w:hAnsi="맑은 고딕" w:hint="eastAsia"/>
          <w:color w:val="222222"/>
        </w:rPr>
        <w:t>액션</w:t>
      </w:r>
      <w:r>
        <w:rPr>
          <w:rFonts w:ascii="맑은 고딕" w:eastAsia="맑은 고딕" w:hAnsi="맑은 고딕" w:hint="eastAsia"/>
          <w:color w:val="222222"/>
        </w:rPr>
        <w:t xml:space="preserve"> (CSV import)</w:t>
      </w:r>
    </w:p>
    <w:p w14:paraId="332D6651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B.2.2 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관리</w:t>
      </w:r>
    </w:p>
    <w:p w14:paraId="6FBB0C16" w14:textId="77777777" w:rsidR="00671AC6" w:rsidRDefault="00671AC6">
      <w:pPr>
        <w:numPr>
          <w:ilvl w:val="0"/>
          <w:numId w:val="6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생성·이름변경·이동·삭제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5CB9FF3" w14:textId="77777777" w:rsidR="00671AC6" w:rsidRDefault="00671AC6">
      <w:pPr>
        <w:numPr>
          <w:ilvl w:val="0"/>
          <w:numId w:val="6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멤버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목록</w:t>
      </w:r>
    </w:p>
    <w:p w14:paraId="1FC42624" w14:textId="77777777" w:rsidR="00671AC6" w:rsidRDefault="00671AC6">
      <w:pPr>
        <w:numPr>
          <w:ilvl w:val="0"/>
          <w:numId w:val="6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팀별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통계</w:t>
      </w:r>
    </w:p>
    <w:p w14:paraId="42F7E61B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B.2.3 </w:t>
      </w:r>
      <w:r>
        <w:rPr>
          <w:rFonts w:ascii="맑은 고딕" w:eastAsia="맑은 고딕" w:hAnsi="맑은 고딕" w:hint="eastAsia"/>
          <w:color w:val="222222"/>
        </w:rPr>
        <w:t>권한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매트릭스</w:t>
      </w:r>
    </w:p>
    <w:p w14:paraId="3B436809" w14:textId="77777777" w:rsidR="00671AC6" w:rsidRDefault="00671AC6">
      <w:pPr>
        <w:numPr>
          <w:ilvl w:val="0"/>
          <w:numId w:val="6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역할별·팀별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액션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표</w:t>
      </w:r>
    </w:p>
    <w:p w14:paraId="23FAED06" w14:textId="77777777" w:rsidR="00671AC6" w:rsidRDefault="00671AC6">
      <w:pPr>
        <w:numPr>
          <w:ilvl w:val="0"/>
          <w:numId w:val="6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정책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예</w:t>
      </w:r>
      <w:r>
        <w:rPr>
          <w:rFonts w:ascii="맑은 고딕" w:eastAsia="맑은 고딕" w:hAnsi="맑은 고딕" w:hint="eastAsia"/>
          <w:color w:val="222222"/>
        </w:rPr>
        <w:t>: editor</w:t>
      </w:r>
      <w:r>
        <w:rPr>
          <w:rFonts w:ascii="맑은 고딕" w:eastAsia="맑은 고딕" w:hAnsi="맑은 고딕" w:hint="eastAsia"/>
          <w:color w:val="222222"/>
        </w:rPr>
        <w:t>의</w:t>
      </w:r>
      <w:r>
        <w:rPr>
          <w:rFonts w:ascii="맑은 고딕" w:eastAsia="맑은 고딕" w:hAnsi="맑은 고딕" w:hint="eastAsia"/>
          <w:color w:val="222222"/>
        </w:rPr>
        <w:t xml:space="preserve"> publish </w:t>
      </w:r>
      <w:r>
        <w:rPr>
          <w:rFonts w:ascii="맑은 고딕" w:eastAsia="맑은 고딕" w:hAnsi="맑은 고딕" w:hint="eastAsia"/>
          <w:color w:val="222222"/>
        </w:rPr>
        <w:t>권한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토글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C63CB28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B.2.4 </w:t>
      </w:r>
      <w:r>
        <w:rPr>
          <w:rFonts w:ascii="맑은 고딕" w:eastAsia="맑은 고딕" w:hAnsi="맑은 고딕" w:hint="eastAsia"/>
          <w:color w:val="222222"/>
        </w:rPr>
        <w:t>감사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뷰어</w:t>
      </w:r>
    </w:p>
    <w:p w14:paraId="4B759E6A" w14:textId="77777777" w:rsidR="00671AC6" w:rsidRDefault="00671AC6">
      <w:pPr>
        <w:numPr>
          <w:ilvl w:val="0"/>
          <w:numId w:val="6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시계열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사용자별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액션별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필터</w:t>
      </w:r>
    </w:p>
    <w:p w14:paraId="7A4B1D19" w14:textId="77777777" w:rsidR="00671AC6" w:rsidRDefault="00671AC6">
      <w:pPr>
        <w:numPr>
          <w:ilvl w:val="0"/>
          <w:numId w:val="6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상세</w:t>
      </w:r>
      <w:r>
        <w:rPr>
          <w:rFonts w:ascii="맑은 고딕" w:eastAsia="맑은 고딕" w:hAnsi="맑은 고딕" w:hint="eastAsia"/>
          <w:color w:val="222222"/>
        </w:rPr>
        <w:t xml:space="preserve"> metadata JSON </w:t>
      </w:r>
      <w:r>
        <w:rPr>
          <w:rFonts w:ascii="맑은 고딕" w:eastAsia="맑은 고딕" w:hAnsi="맑은 고딕" w:hint="eastAsia"/>
          <w:color w:val="222222"/>
        </w:rPr>
        <w:t>펼치기</w:t>
      </w:r>
    </w:p>
    <w:p w14:paraId="2EA84B0F" w14:textId="77777777" w:rsidR="00671AC6" w:rsidRDefault="00671AC6">
      <w:pPr>
        <w:numPr>
          <w:ilvl w:val="0"/>
          <w:numId w:val="6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CSV / JSON export</w:t>
      </w:r>
    </w:p>
    <w:p w14:paraId="09544569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B.2.5 </w:t>
      </w:r>
      <w:r>
        <w:rPr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설정</w:t>
      </w:r>
    </w:p>
    <w:p w14:paraId="00F78126" w14:textId="77777777" w:rsidR="00671AC6" w:rsidRDefault="00671AC6">
      <w:pPr>
        <w:numPr>
          <w:ilvl w:val="0"/>
          <w:numId w:val="6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주기</w:t>
      </w:r>
      <w:r>
        <w:rPr>
          <w:rFonts w:ascii="맑은 고딕" w:eastAsia="맑은 고딕" w:hAnsi="맑은 고딕" w:hint="eastAsia"/>
          <w:color w:val="222222"/>
        </w:rPr>
        <w:t xml:space="preserve"> (default interval)</w:t>
      </w:r>
    </w:p>
    <w:p w14:paraId="32224488" w14:textId="77777777" w:rsidR="00671AC6" w:rsidRDefault="00671AC6">
      <w:pPr>
        <w:numPr>
          <w:ilvl w:val="0"/>
          <w:numId w:val="6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</w:t>
      </w:r>
      <w:r>
        <w:rPr>
          <w:rFonts w:ascii="맑은 고딕" w:eastAsia="맑은 고딕" w:hAnsi="맑은 고딕" w:hint="eastAsia"/>
          <w:color w:val="222222"/>
        </w:rPr>
        <w:t xml:space="preserve"> throttle (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800ms)</w:t>
      </w:r>
    </w:p>
    <w:p w14:paraId="67ABD1F3" w14:textId="77777777" w:rsidR="00671AC6" w:rsidRDefault="00671AC6">
      <w:pPr>
        <w:numPr>
          <w:ilvl w:val="0"/>
          <w:numId w:val="6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토스트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표시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시간</w:t>
      </w:r>
    </w:p>
    <w:p w14:paraId="45A233A0" w14:textId="77777777" w:rsidR="00671AC6" w:rsidRDefault="00671AC6">
      <w:pPr>
        <w:numPr>
          <w:ilvl w:val="0"/>
          <w:numId w:val="6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채널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이메일</w:t>
      </w:r>
      <w:r>
        <w:rPr>
          <w:rFonts w:ascii="맑은 고딕" w:eastAsia="맑은 고딕" w:hAnsi="맑은 고딕" w:hint="eastAsia"/>
          <w:color w:val="222222"/>
        </w:rPr>
        <w:t>/Slack)</w:t>
      </w:r>
    </w:p>
    <w:p w14:paraId="7AA36946" w14:textId="77777777" w:rsidR="00671AC6" w:rsidRDefault="00671AC6">
      <w:pPr>
        <w:numPr>
          <w:ilvl w:val="0"/>
          <w:numId w:val="6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외부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  <w:r>
        <w:rPr>
          <w:rFonts w:ascii="맑은 고딕" w:eastAsia="맑은 고딕" w:hAnsi="맑은 고딕" w:hint="eastAsia"/>
          <w:color w:val="222222"/>
        </w:rPr>
        <w:t xml:space="preserve"> (API </w:t>
      </w:r>
      <w:r>
        <w:rPr>
          <w:rFonts w:ascii="맑은 고딕" w:eastAsia="맑은 고딕" w:hAnsi="맑은 고딕" w:hint="eastAsia"/>
          <w:color w:val="222222"/>
        </w:rPr>
        <w:t>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관리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A0A8EB3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B.2.6 </w:t>
      </w:r>
      <w:r>
        <w:rPr>
          <w:rFonts w:ascii="맑은 고딕" w:eastAsia="맑은 고딕" w:hAnsi="맑은 고딕" w:hint="eastAsia"/>
          <w:color w:val="222222"/>
        </w:rPr>
        <w:t>백업·복원</w:t>
      </w:r>
    </w:p>
    <w:p w14:paraId="32115500" w14:textId="77777777" w:rsidR="00671AC6" w:rsidRDefault="00671AC6">
      <w:pPr>
        <w:numPr>
          <w:ilvl w:val="0"/>
          <w:numId w:val="6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DB </w:t>
      </w:r>
      <w:r>
        <w:rPr>
          <w:rFonts w:ascii="맑은 고딕" w:eastAsia="맑은 고딕" w:hAnsi="맑은 고딕" w:hint="eastAsia"/>
          <w:color w:val="222222"/>
        </w:rPr>
        <w:t>백업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트리거</w:t>
      </w:r>
      <w:r>
        <w:rPr>
          <w:rFonts w:ascii="맑은 고딕" w:eastAsia="맑은 고딕" w:hAnsi="맑은 고딕" w:hint="eastAsia"/>
          <w:color w:val="222222"/>
        </w:rPr>
        <w:t xml:space="preserve"> (Supabase </w:t>
      </w:r>
      <w:r>
        <w:rPr>
          <w:rFonts w:ascii="맑은 고딕" w:eastAsia="맑은 고딕" w:hAnsi="맑은 고딕" w:hint="eastAsia"/>
          <w:color w:val="222222"/>
        </w:rPr>
        <w:t>자체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백업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표시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DF6B106" w14:textId="77777777" w:rsidR="00671AC6" w:rsidRDefault="00671AC6">
      <w:pPr>
        <w:numPr>
          <w:ilvl w:val="0"/>
          <w:numId w:val="6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Storage </w:t>
      </w:r>
      <w:r>
        <w:rPr>
          <w:rFonts w:ascii="맑은 고딕" w:eastAsia="맑은 고딕" w:hAnsi="맑은 고딕" w:hint="eastAsia"/>
          <w:color w:val="222222"/>
        </w:rPr>
        <w:t>백업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파일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BF20CB8" w14:textId="77777777" w:rsidR="00671AC6" w:rsidRDefault="00671AC6">
      <w:pPr>
        <w:numPr>
          <w:ilvl w:val="0"/>
          <w:numId w:val="6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단위</w:t>
      </w:r>
      <w:r>
        <w:rPr>
          <w:rFonts w:ascii="맑은 고딕" w:eastAsia="맑은 고딕" w:hAnsi="맑은 고딕" w:hint="eastAsia"/>
          <w:color w:val="222222"/>
        </w:rPr>
        <w:t xml:space="preserve"> JSON export (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버전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FDECB01" w14:textId="77777777" w:rsidR="00671AC6" w:rsidRDefault="00671AC6">
      <w:pPr>
        <w:numPr>
          <w:ilvl w:val="0"/>
          <w:numId w:val="6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import (JSON, ZIP)</w:t>
      </w:r>
    </w:p>
    <w:p w14:paraId="511ECF3C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4~5</w:t>
      </w: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</w:t>
      </w:r>
      <w:r>
        <w:rPr>
          <w:rFonts w:ascii="맑은 고딕" w:eastAsia="맑은 고딕" w:hAnsi="맑은 고딕" w:hint="eastAsia"/>
          <w:color w:val="222222"/>
        </w:rPr>
        <w:t xml:space="preserve"> 1</w:t>
      </w:r>
      <w:r>
        <w:rPr>
          <w:rFonts w:ascii="맑은 고딕" w:eastAsia="맑은 고딕" w:hAnsi="맑은 고딕" w:hint="eastAsia"/>
          <w:color w:val="222222"/>
        </w:rPr>
        <w:t>주씩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60123F7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4838A36D">
          <v:rect id="_x0000_i1040" style="width:0;height:1.5pt" o:hralign="center" o:hrstd="t" o:hr="t" fillcolor="#a0a0a0" stroked="f"/>
        </w:pict>
      </w:r>
    </w:p>
    <w:p w14:paraId="14CD752D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C. </w:t>
      </w:r>
      <w:r>
        <w:rPr>
          <w:rFonts w:ascii="맑은 고딕" w:eastAsia="맑은 고딕" w:hAnsi="맑은 고딕" w:hint="eastAsia"/>
          <w:color w:val="222222"/>
        </w:rPr>
        <w:t>워크플로우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보강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9150CE6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한계</w:t>
      </w:r>
    </w:p>
    <w:p w14:paraId="279CAD52" w14:textId="77777777" w:rsidR="00671AC6" w:rsidRDefault="00671AC6">
      <w:pPr>
        <w:numPr>
          <w:ilvl w:val="0"/>
          <w:numId w:val="6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승인은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역할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기반만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특정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불가</w:t>
      </w:r>
    </w:p>
    <w:p w14:paraId="40B1ED7E" w14:textId="77777777" w:rsidR="00671AC6" w:rsidRDefault="00671AC6">
      <w:pPr>
        <w:numPr>
          <w:ilvl w:val="0"/>
          <w:numId w:val="6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거부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사유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/ </w:t>
      </w:r>
      <w:r>
        <w:rPr>
          <w:rStyle w:val="a6"/>
          <w:rFonts w:ascii="맑은 고딕" w:eastAsia="맑은 고딕" w:hAnsi="맑은 고딕" w:hint="eastAsia"/>
          <w:color w:val="222222"/>
        </w:rPr>
        <w:t>재작업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흐름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검토중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초안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강제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회귀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4F0D84A" w14:textId="77777777" w:rsidR="00671AC6" w:rsidRDefault="00671AC6">
      <w:pPr>
        <w:numPr>
          <w:ilvl w:val="0"/>
          <w:numId w:val="6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SLA </w:t>
      </w:r>
      <w:r>
        <w:rPr>
          <w:rStyle w:val="a6"/>
          <w:rFonts w:ascii="맑은 고딕" w:eastAsia="맑은 고딕" w:hAnsi="맑은 고딕" w:hint="eastAsia"/>
          <w:color w:val="222222"/>
        </w:rPr>
        <w:t>추적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검토중에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며칠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머무는지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</w:p>
    <w:p w14:paraId="26A6365F" w14:textId="77777777" w:rsidR="00671AC6" w:rsidRDefault="00671AC6">
      <w:pPr>
        <w:numPr>
          <w:ilvl w:val="0"/>
          <w:numId w:val="6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검토자가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모름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180A9C9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사항</w:t>
      </w:r>
    </w:p>
    <w:p w14:paraId="4FFE649A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C.2.1 </w:t>
      </w:r>
      <w:r>
        <w:rPr>
          <w:rFonts w:ascii="맑은 고딕" w:eastAsia="맑은 고딕" w:hAnsi="맑은 고딕" w:hint="eastAsia"/>
          <w:color w:val="222222"/>
        </w:rPr>
        <w:t>승인자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지정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알림</w:t>
      </w:r>
    </w:p>
    <w:p w14:paraId="6D6646F4" w14:textId="77777777" w:rsidR="00671AC6" w:rsidRDefault="00671AC6">
      <w:pPr>
        <w:numPr>
          <w:ilvl w:val="0"/>
          <w:numId w:val="6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작성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reviewer </w:t>
      </w:r>
      <w:r>
        <w:rPr>
          <w:rFonts w:ascii="맑은 고딕" w:eastAsia="맑은 고딕" w:hAnsi="맑은 고딕" w:hint="eastAsia"/>
          <w:color w:val="222222"/>
        </w:rPr>
        <w:t>명시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</w:t>
      </w:r>
    </w:p>
    <w:p w14:paraId="07BCE4C6" w14:textId="77777777" w:rsidR="00671AC6" w:rsidRDefault="00671AC6">
      <w:pPr>
        <w:numPr>
          <w:ilvl w:val="0"/>
          <w:numId w:val="6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검토중으로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</w:t>
      </w:r>
      <w:r>
        <w:rPr>
          <w:rFonts w:ascii="맑은 고딕" w:eastAsia="맑은 고딕" w:hAnsi="맑은 고딕" w:hint="eastAsia"/>
          <w:color w:val="222222"/>
        </w:rPr>
        <w:t xml:space="preserve"> reviewer</w:t>
      </w:r>
      <w:r>
        <w:rPr>
          <w:rFonts w:ascii="맑은 고딕" w:eastAsia="맑은 고딕" w:hAnsi="맑은 고딕" w:hint="eastAsia"/>
          <w:color w:val="222222"/>
        </w:rPr>
        <w:t>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인앱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이메일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4A12338" w14:textId="77777777" w:rsidR="00671AC6" w:rsidRDefault="00671AC6">
      <w:pPr>
        <w:numPr>
          <w:ilvl w:val="0"/>
          <w:numId w:val="6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검토자가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비어있으면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reviewer</w:t>
      </w:r>
      <w:r>
        <w:rPr>
          <w:rFonts w:ascii="맑은 고딕" w:eastAsia="맑은 고딕" w:hAnsi="맑은 고딕" w:hint="eastAsia"/>
          <w:color w:val="222222"/>
        </w:rPr>
        <w:t>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</w:t>
      </w:r>
    </w:p>
    <w:p w14:paraId="64D10A63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C.2.2 </w:t>
      </w:r>
      <w:r>
        <w:rPr>
          <w:rFonts w:ascii="맑은 고딕" w:eastAsia="맑은 고딕" w:hAnsi="맑은 고딕" w:hint="eastAsia"/>
          <w:color w:val="222222"/>
        </w:rPr>
        <w:t>거부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재작업</w:t>
      </w:r>
    </w:p>
    <w:p w14:paraId="4288594C" w14:textId="77777777" w:rsidR="00671AC6" w:rsidRDefault="00671AC6">
      <w:pPr>
        <w:numPr>
          <w:ilvl w:val="0"/>
          <w:numId w:val="6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"</w:t>
      </w:r>
      <w:r>
        <w:rPr>
          <w:rFonts w:ascii="맑은 고딕" w:eastAsia="맑은 고딕" w:hAnsi="맑은 고딕" w:hint="eastAsia"/>
          <w:color w:val="222222"/>
        </w:rPr>
        <w:t>거부</w:t>
      </w:r>
      <w:r>
        <w:rPr>
          <w:rFonts w:ascii="맑은 고딕" w:eastAsia="맑은 고딕" w:hAnsi="맑은 고딕" w:hint="eastAsia"/>
          <w:color w:val="222222"/>
        </w:rPr>
        <w:t xml:space="preserve">" </w:t>
      </w:r>
      <w:r>
        <w:rPr>
          <w:rFonts w:ascii="맑은 고딕" w:eastAsia="맑은 고딕" w:hAnsi="맑은 고딕" w:hint="eastAsia"/>
          <w:color w:val="222222"/>
        </w:rPr>
        <w:t>액션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사유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텍스트</w:t>
      </w:r>
    </w:p>
    <w:p w14:paraId="03D69094" w14:textId="77777777" w:rsidR="00671AC6" w:rsidRDefault="00671AC6">
      <w:pPr>
        <w:numPr>
          <w:ilvl w:val="0"/>
          <w:numId w:val="6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상태가</w:t>
      </w:r>
      <w:r>
        <w:rPr>
          <w:rFonts w:ascii="맑은 고딕" w:eastAsia="맑은 고딕" w:hAnsi="맑은 고딕" w:hint="eastAsia"/>
          <w:color w:val="222222"/>
        </w:rPr>
        <w:t xml:space="preserve"> draft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되돌아가면서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거부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사유가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댓글로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</w:t>
      </w:r>
    </w:p>
    <w:p w14:paraId="59753AAE" w14:textId="77777777" w:rsidR="00671AC6" w:rsidRDefault="00671AC6">
      <w:pPr>
        <w:numPr>
          <w:ilvl w:val="0"/>
          <w:numId w:val="6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작성자에게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</w:t>
      </w:r>
    </w:p>
    <w:p w14:paraId="015918E8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C.2.3 SLA</w:t>
      </w:r>
      <w:r>
        <w:rPr>
          <w:rFonts w:ascii="맑은 고딕" w:eastAsia="맑은 고딕" w:hAnsi="맑은 고딕" w:hint="eastAsia"/>
          <w:color w:val="222222"/>
        </w:rPr>
        <w:t>·기한</w:t>
      </w:r>
    </w:p>
    <w:p w14:paraId="521D1AC7" w14:textId="77777777" w:rsidR="00671AC6" w:rsidRDefault="00671AC6">
      <w:pPr>
        <w:numPr>
          <w:ilvl w:val="0"/>
          <w:numId w:val="6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documents.review_deadline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옵션</w:t>
      </w:r>
    </w:p>
    <w:p w14:paraId="41991B5C" w14:textId="77777777" w:rsidR="00671AC6" w:rsidRDefault="00671AC6">
      <w:pPr>
        <w:numPr>
          <w:ilvl w:val="0"/>
          <w:numId w:val="6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마감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임박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초과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노란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빨간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배지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알림</w:t>
      </w:r>
    </w:p>
    <w:p w14:paraId="29BB8046" w14:textId="77777777" w:rsidR="00671AC6" w:rsidRDefault="00671AC6">
      <w:pPr>
        <w:numPr>
          <w:ilvl w:val="0"/>
          <w:numId w:val="6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대시보드</w:t>
      </w:r>
      <w:r>
        <w:rPr>
          <w:rFonts w:ascii="맑은 고딕" w:eastAsia="맑은 고딕" w:hAnsi="맑은 고딕" w:hint="eastAsia"/>
          <w:color w:val="222222"/>
        </w:rPr>
        <w:t xml:space="preserve"> SLA </w:t>
      </w:r>
      <w:r>
        <w:rPr>
          <w:rFonts w:ascii="맑은 고딕" w:eastAsia="맑은 고딕" w:hAnsi="맑은 고딕" w:hint="eastAsia"/>
          <w:color w:val="222222"/>
        </w:rPr>
        <w:t>위반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카드</w:t>
      </w:r>
    </w:p>
    <w:p w14:paraId="1934CDD5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C.2.4 </w:t>
      </w:r>
      <w:r>
        <w:rPr>
          <w:rFonts w:ascii="맑은 고딕" w:eastAsia="맑은 고딕" w:hAnsi="맑은 고딕" w:hint="eastAsia"/>
          <w:color w:val="222222"/>
        </w:rPr>
        <w:t>다단계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승인</w:t>
      </w:r>
    </w:p>
    <w:p w14:paraId="19C91409" w14:textId="77777777" w:rsidR="00671AC6" w:rsidRDefault="00671AC6">
      <w:pPr>
        <w:numPr>
          <w:ilvl w:val="0"/>
          <w:numId w:val="7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종류별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정책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매뉴얼은</w:t>
      </w:r>
      <w:r>
        <w:rPr>
          <w:rFonts w:ascii="맑은 고딕" w:eastAsia="맑은 고딕" w:hAnsi="맑은 고딕" w:hint="eastAsia"/>
          <w:color w:val="222222"/>
        </w:rPr>
        <w:t xml:space="preserve"> reviewer + admin 2</w:t>
      </w:r>
      <w:r>
        <w:rPr>
          <w:rFonts w:ascii="맑은 고딕" w:eastAsia="맑은 고딕" w:hAnsi="맑은 고딕" w:hint="eastAsia"/>
          <w:color w:val="222222"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21264D3" w14:textId="77777777" w:rsidR="00671AC6" w:rsidRDefault="00671AC6">
      <w:pPr>
        <w:numPr>
          <w:ilvl w:val="0"/>
          <w:numId w:val="7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테이블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단계별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추적</w:t>
      </w:r>
    </w:p>
    <w:p w14:paraId="26B2DE67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C.2.5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promotion </w:t>
      </w:r>
      <w:r>
        <w:rPr>
          <w:rFonts w:ascii="맑은 고딕" w:eastAsia="맑은 고딕" w:hAnsi="맑은 고딕" w:hint="eastAsia"/>
          <w:color w:val="222222"/>
        </w:rPr>
        <w:t>룰</w:t>
      </w:r>
    </w:p>
    <w:p w14:paraId="370AD08A" w14:textId="77777777" w:rsidR="00671AC6" w:rsidRDefault="00671AC6">
      <w:pPr>
        <w:numPr>
          <w:ilvl w:val="0"/>
          <w:numId w:val="7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reviewer</w:t>
      </w:r>
      <w:r>
        <w:rPr>
          <w:rFonts w:ascii="맑은 고딕" w:eastAsia="맑은 고딕" w:hAnsi="맑은 고딕" w:hint="eastAsia"/>
          <w:color w:val="222222"/>
        </w:rPr>
        <w:t>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승인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published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promote (</w:t>
      </w:r>
      <w:r>
        <w:rPr>
          <w:rFonts w:ascii="맑은 고딕" w:eastAsia="맑은 고딕" w:hAnsi="맑은 고딕" w:hint="eastAsia"/>
          <w:color w:val="222222"/>
        </w:rPr>
        <w:t>옵션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4EEFDAC" w14:textId="77777777" w:rsidR="00671AC6" w:rsidRDefault="00671AC6">
      <w:pPr>
        <w:numPr>
          <w:ilvl w:val="0"/>
          <w:numId w:val="7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갱신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완료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시작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F868A86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3</w:t>
      </w:r>
      <w:r>
        <w:rPr>
          <w:rFonts w:ascii="맑은 고딕" w:eastAsia="맑은 고딕" w:hAnsi="맑은 고딕" w:hint="eastAsia"/>
          <w:color w:val="222222"/>
        </w:rPr>
        <w:t>주</w:t>
      </w:r>
    </w:p>
    <w:p w14:paraId="777D04C0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3FE2731A">
          <v:rect id="_x0000_i1041" style="width:0;height:1.5pt" o:hralign="center" o:hrstd="t" o:hr="t" fillcolor="#a0a0a0" stroked="f"/>
        </w:pict>
      </w:r>
    </w:p>
    <w:p w14:paraId="122C444C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D. </w:t>
      </w:r>
      <w:r>
        <w:rPr>
          <w:rFonts w:ascii="맑은 고딕" w:eastAsia="맑은 고딕" w:hAnsi="맑은 고딕" w:hint="eastAsia"/>
          <w:color w:val="222222"/>
        </w:rPr>
        <w:t>컴플라이언스·감사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744C58A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D.1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사항</w:t>
      </w:r>
    </w:p>
    <w:p w14:paraId="345B263C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D.1.1 </w:t>
      </w:r>
      <w:r>
        <w:rPr>
          <w:rFonts w:ascii="맑은 고딕" w:eastAsia="맑은 고딕" w:hAnsi="맑은 고딕" w:hint="eastAsia"/>
          <w:color w:val="222222"/>
        </w:rPr>
        <w:t>변경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</w:t>
      </w:r>
    </w:p>
    <w:p w14:paraId="27D6A33D" w14:textId="77777777" w:rsidR="00671AC6" w:rsidRDefault="00671AC6">
      <w:pPr>
        <w:numPr>
          <w:ilvl w:val="0"/>
          <w:numId w:val="7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A.2.3</w:t>
      </w:r>
      <w:r>
        <w:rPr>
          <w:rFonts w:ascii="맑은 고딕" w:eastAsia="맑은 고딕" w:hAnsi="맑은 고딕" w:hint="eastAsia"/>
          <w:color w:val="222222"/>
        </w:rPr>
        <w:t>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write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audit_logs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</w:t>
      </w:r>
    </w:p>
    <w:p w14:paraId="70413406" w14:textId="77777777" w:rsidR="00671AC6" w:rsidRDefault="00671AC6">
      <w:pPr>
        <w:numPr>
          <w:ilvl w:val="0"/>
          <w:numId w:val="7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변경은</w:t>
      </w:r>
      <w:r>
        <w:rPr>
          <w:rFonts w:ascii="맑은 고딕" w:eastAsia="맑은 고딕" w:hAnsi="맑은 고딕" w:hint="eastAsia"/>
          <w:color w:val="222222"/>
        </w:rPr>
        <w:t xml:space="preserve"> diff</w:t>
      </w:r>
      <w:r>
        <w:rPr>
          <w:rFonts w:ascii="맑은 고딕" w:eastAsia="맑은 고딕" w:hAnsi="맑은 고딕" w:hint="eastAsia"/>
          <w:color w:val="222222"/>
        </w:rPr>
        <w:t>까지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document_versions</w:t>
      </w:r>
      <w:r>
        <w:rPr>
          <w:rFonts w:ascii="맑은 고딕" w:eastAsia="맑은 고딕" w:hAnsi="맑은 고딕" w:hint="eastAsia"/>
          <w:color w:val="222222"/>
        </w:rPr>
        <w:t>가</w:t>
      </w:r>
      <w:r>
        <w:rPr>
          <w:rFonts w:ascii="맑은 고딕" w:eastAsia="맑은 고딕" w:hAnsi="맑은 고딕" w:hint="eastAsia"/>
          <w:color w:val="222222"/>
        </w:rPr>
        <w:t xml:space="preserve"> full snapshot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충분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075B45B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D.1.2 </w:t>
      </w:r>
      <w:r>
        <w:rPr>
          <w:rFonts w:ascii="맑은 고딕" w:eastAsia="맑은 고딕" w:hAnsi="맑은 고딕" w:hint="eastAsia"/>
          <w:color w:val="222222"/>
        </w:rPr>
        <w:t>열람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</w:t>
      </w:r>
    </w:p>
    <w:p w14:paraId="0E94C960" w14:textId="77777777" w:rsidR="00671AC6" w:rsidRDefault="00671AC6">
      <w:pPr>
        <w:numPr>
          <w:ilvl w:val="0"/>
          <w:numId w:val="7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누가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언제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어떤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봤는지</w:t>
      </w:r>
    </w:p>
    <w:p w14:paraId="7CFE11D5" w14:textId="77777777" w:rsidR="00671AC6" w:rsidRDefault="00671AC6">
      <w:pPr>
        <w:numPr>
          <w:ilvl w:val="0"/>
          <w:numId w:val="7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민감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별도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HTML"/>
          <w:color w:val="222222"/>
        </w:rPr>
        <w:t>documents.is_sensitive = true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Style w:val="HTML"/>
          <w:color w:val="222222"/>
        </w:rPr>
        <w:t>document_views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테이블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9FF0DCB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D.1.3 IP</w:t>
      </w:r>
      <w:r>
        <w:rPr>
          <w:rFonts w:ascii="맑은 고딕" w:eastAsia="맑은 고딕" w:hAnsi="맑은 고딕" w:hint="eastAsia"/>
          <w:color w:val="222222"/>
        </w:rPr>
        <w:t>·디바이스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추적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선택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8C0F081" w14:textId="77777777" w:rsidR="00671AC6" w:rsidRDefault="00671AC6">
      <w:pPr>
        <w:numPr>
          <w:ilvl w:val="0"/>
          <w:numId w:val="7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컴플라이언스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일반적으로는</w:t>
      </w:r>
      <w:r>
        <w:rPr>
          <w:rFonts w:ascii="맑은 고딕" w:eastAsia="맑은 고딕" w:hAnsi="맑은 고딕" w:hint="eastAsia"/>
          <w:color w:val="222222"/>
        </w:rPr>
        <w:t xml:space="preserve"> PII </w:t>
      </w:r>
      <w:r>
        <w:rPr>
          <w:rFonts w:ascii="맑은 고딕" w:eastAsia="맑은 고딕" w:hAnsi="맑은 고딕" w:hint="eastAsia"/>
          <w:color w:val="222222"/>
        </w:rPr>
        <w:t>부담이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커서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신중</w:t>
      </w:r>
    </w:p>
    <w:p w14:paraId="6CD72A7A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D.1.4 </w:t>
      </w:r>
      <w:r>
        <w:rPr>
          <w:rFonts w:ascii="맑은 고딕" w:eastAsia="맑은 고딕" w:hAnsi="맑은 고딕" w:hint="eastAsia"/>
          <w:color w:val="222222"/>
        </w:rPr>
        <w:t>데이터</w:t>
      </w:r>
      <w:r>
        <w:rPr>
          <w:rFonts w:ascii="맑은 고딕" w:eastAsia="맑은 고딕" w:hAnsi="맑은 고딕" w:hint="eastAsia"/>
          <w:color w:val="222222"/>
        </w:rPr>
        <w:t xml:space="preserve"> retention</w:t>
      </w:r>
    </w:p>
    <w:p w14:paraId="15856B35" w14:textId="77777777" w:rsidR="00671AC6" w:rsidRDefault="00671AC6">
      <w:pPr>
        <w:numPr>
          <w:ilvl w:val="0"/>
          <w:numId w:val="7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비활성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데이터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기간</w:t>
      </w:r>
    </w:p>
    <w:p w14:paraId="3A6E7E7C" w14:textId="77777777" w:rsidR="00671AC6" w:rsidRDefault="00671AC6">
      <w:pPr>
        <w:numPr>
          <w:ilvl w:val="0"/>
          <w:numId w:val="7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삭제된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영구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삭제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시점</w:t>
      </w:r>
      <w:r>
        <w:rPr>
          <w:rFonts w:ascii="맑은 고딕" w:eastAsia="맑은 고딕" w:hAnsi="맑은 고딕" w:hint="eastAsia"/>
          <w:color w:val="222222"/>
        </w:rPr>
        <w:t xml:space="preserve"> (soft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hard delete)</w:t>
      </w:r>
    </w:p>
    <w:p w14:paraId="3BF737A9" w14:textId="77777777" w:rsidR="00671AC6" w:rsidRDefault="00671AC6">
      <w:pPr>
        <w:numPr>
          <w:ilvl w:val="0"/>
          <w:numId w:val="7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백업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정책</w:t>
      </w:r>
    </w:p>
    <w:p w14:paraId="161F155B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D.1.5 </w:t>
      </w:r>
      <w:r>
        <w:rPr>
          <w:rFonts w:ascii="맑은 고딕" w:eastAsia="맑은 고딕" w:hAnsi="맑은 고딕" w:hint="eastAsia"/>
          <w:color w:val="222222"/>
        </w:rPr>
        <w:t>개인정보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마스킹</w:t>
      </w:r>
    </w:p>
    <w:p w14:paraId="4182F80F" w14:textId="77777777" w:rsidR="00671AC6" w:rsidRDefault="00671AC6">
      <w:pPr>
        <w:numPr>
          <w:ilvl w:val="0"/>
          <w:numId w:val="7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본문에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마스킹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후보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전화번호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주민번호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카드번호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패턴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8733389" w14:textId="77777777" w:rsidR="00671AC6" w:rsidRDefault="00671AC6">
      <w:pPr>
        <w:numPr>
          <w:ilvl w:val="0"/>
          <w:numId w:val="7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작성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단계에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경고</w:t>
      </w:r>
    </w:p>
    <w:p w14:paraId="568CF1AC" w14:textId="77777777" w:rsidR="00671AC6" w:rsidRDefault="00671AC6">
      <w:pPr>
        <w:numPr>
          <w:ilvl w:val="0"/>
          <w:numId w:val="7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단계에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마스킹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옵션</w:t>
      </w:r>
    </w:p>
    <w:p w14:paraId="78204AB1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2~3</w:t>
      </w:r>
      <w:r>
        <w:rPr>
          <w:rFonts w:ascii="맑은 고딕" w:eastAsia="맑은 고딕" w:hAnsi="맑은 고딕" w:hint="eastAsia"/>
          <w:color w:val="222222"/>
        </w:rPr>
        <w:t>주</w:t>
      </w:r>
    </w:p>
    <w:p w14:paraId="09DE6822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6D667280">
          <v:rect id="_x0000_i1042" style="width:0;height:1.5pt" o:hralign="center" o:hrstd="t" o:hr="t" fillcolor="#a0a0a0" stroked="f"/>
        </w:pict>
      </w:r>
    </w:p>
    <w:p w14:paraId="344D8F55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E. </w:t>
      </w: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E808573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E.1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한계</w:t>
      </w:r>
    </w:p>
    <w:p w14:paraId="438C50E3" w14:textId="77777777" w:rsidR="00671AC6" w:rsidRDefault="00671AC6">
      <w:pPr>
        <w:numPr>
          <w:ilvl w:val="0"/>
          <w:numId w:val="7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인앱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What'</w:t>
      </w:r>
      <w:r>
        <w:rPr>
          <w:rStyle w:val="a6"/>
          <w:rFonts w:ascii="맑은 고딕" w:eastAsia="맑은 고딕" w:hAnsi="맑은 고딕" w:hint="eastAsia"/>
          <w:color w:val="222222"/>
        </w:rPr>
        <w:t>s New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카드만</w:t>
      </w:r>
    </w:p>
    <w:p w14:paraId="7907F292" w14:textId="77777777" w:rsidR="00671AC6" w:rsidRDefault="00671AC6">
      <w:pPr>
        <w:numPr>
          <w:ilvl w:val="0"/>
          <w:numId w:val="7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이메일·</w:t>
      </w:r>
      <w:r>
        <w:rPr>
          <w:rFonts w:ascii="맑은 고딕" w:eastAsia="맑은 고딕" w:hAnsi="맑은 고딕" w:hint="eastAsia"/>
          <w:color w:val="222222"/>
        </w:rPr>
        <w:t xml:space="preserve">Slack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외부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채널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</w:p>
    <w:p w14:paraId="40F1D0A3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E.2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사항</w:t>
      </w:r>
    </w:p>
    <w:p w14:paraId="17DDD1F6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E.2.1 </w:t>
      </w:r>
      <w:r>
        <w:rPr>
          <w:rFonts w:ascii="맑은 고딕" w:eastAsia="맑은 고딕" w:hAnsi="맑은 고딕" w:hint="eastAsia"/>
          <w:color w:val="222222"/>
        </w:rPr>
        <w:t>인앱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</w:p>
    <w:p w14:paraId="33CC8E8E" w14:textId="77777777" w:rsidR="00671AC6" w:rsidRDefault="00671AC6">
      <w:pPr>
        <w:numPr>
          <w:ilvl w:val="0"/>
          <w:numId w:val="7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HTML"/>
          <w:color w:val="222222"/>
        </w:rPr>
        <w:t>notifications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테이블</w:t>
      </w:r>
      <w:r>
        <w:rPr>
          <w:rFonts w:ascii="맑은 고딕" w:eastAsia="맑은 고딕" w:hAnsi="맑은 고딕" w:hint="eastAsia"/>
          <w:color w:val="222222"/>
        </w:rPr>
        <w:t>: user_id / type / payload / read / at</w:t>
      </w:r>
    </w:p>
    <w:p w14:paraId="49859C4D" w14:textId="77777777" w:rsidR="00671AC6" w:rsidRDefault="00671AC6">
      <w:pPr>
        <w:numPr>
          <w:ilvl w:val="0"/>
          <w:numId w:val="7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종류</w:t>
      </w:r>
      <w:r>
        <w:rPr>
          <w:rFonts w:ascii="맑은 고딕" w:eastAsia="맑은 고딕" w:hAnsi="맑은 고딕" w:hint="eastAsia"/>
          <w:color w:val="222222"/>
        </w:rPr>
        <w:t>:</w:t>
      </w:r>
    </w:p>
    <w:p w14:paraId="25CA1116" w14:textId="77777777" w:rsidR="00671AC6" w:rsidRDefault="00671AC6">
      <w:pPr>
        <w:numPr>
          <w:ilvl w:val="1"/>
          <w:numId w:val="78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요청</w:t>
      </w:r>
    </w:p>
    <w:p w14:paraId="53FE4E09" w14:textId="77777777" w:rsidR="00671AC6" w:rsidRDefault="00671AC6">
      <w:pPr>
        <w:numPr>
          <w:ilvl w:val="1"/>
          <w:numId w:val="78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댓글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멘션</w:t>
      </w:r>
    </w:p>
    <w:p w14:paraId="5E048F53" w14:textId="77777777" w:rsidR="00671AC6" w:rsidRDefault="00671AC6">
      <w:pPr>
        <w:numPr>
          <w:ilvl w:val="1"/>
          <w:numId w:val="78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댓글에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답글</w:t>
      </w:r>
    </w:p>
    <w:p w14:paraId="6FFB5E1B" w14:textId="77777777" w:rsidR="00671AC6" w:rsidRDefault="00671AC6">
      <w:pPr>
        <w:numPr>
          <w:ilvl w:val="1"/>
          <w:numId w:val="78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필독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지정</w:t>
      </w:r>
    </w:p>
    <w:p w14:paraId="195634C9" w14:textId="77777777" w:rsidR="00671AC6" w:rsidRDefault="00671AC6">
      <w:pPr>
        <w:numPr>
          <w:ilvl w:val="1"/>
          <w:numId w:val="78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만료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임박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초과</w:t>
      </w:r>
    </w:p>
    <w:p w14:paraId="1B33C9FB" w14:textId="77777777" w:rsidR="00671AC6" w:rsidRDefault="00671AC6">
      <w:pPr>
        <w:numPr>
          <w:ilvl w:val="1"/>
          <w:numId w:val="78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작성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승인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거부됨</w:t>
      </w:r>
    </w:p>
    <w:p w14:paraId="2CD8562F" w14:textId="77777777" w:rsidR="00671AC6" w:rsidRDefault="00671AC6">
      <w:pPr>
        <w:numPr>
          <w:ilvl w:val="0"/>
          <w:numId w:val="7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상단바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팝오버에</w:t>
      </w:r>
      <w:r>
        <w:rPr>
          <w:rFonts w:ascii="맑은 고딕" w:eastAsia="맑은 고딕" w:hAnsi="맑은 고딕" w:hint="eastAsia"/>
          <w:color w:val="222222"/>
        </w:rPr>
        <w:t xml:space="preserve"> What's New </w:t>
      </w:r>
      <w:r>
        <w:rPr>
          <w:rFonts w:ascii="맑은 고딕" w:eastAsia="맑은 고딕" w:hAnsi="맑은 고딕" w:hint="eastAsia"/>
          <w:color w:val="222222"/>
        </w:rPr>
        <w:t>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</w:p>
    <w:p w14:paraId="026F252A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E.2.2 </w:t>
      </w:r>
      <w:r>
        <w:rPr>
          <w:rFonts w:ascii="맑은 고딕" w:eastAsia="맑은 고딕" w:hAnsi="맑은 고딕" w:hint="eastAsia"/>
          <w:color w:val="222222"/>
        </w:rPr>
        <w:t>이메일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</w:t>
      </w:r>
    </w:p>
    <w:p w14:paraId="7CF178CC" w14:textId="77777777" w:rsidR="00671AC6" w:rsidRDefault="00671AC6">
      <w:pPr>
        <w:numPr>
          <w:ilvl w:val="0"/>
          <w:numId w:val="7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Supabase Auth </w:t>
      </w:r>
      <w:r>
        <w:rPr>
          <w:rFonts w:ascii="맑은 고딕" w:eastAsia="맑은 고딕" w:hAnsi="맑은 고딕" w:hint="eastAsia"/>
          <w:color w:val="222222"/>
        </w:rPr>
        <w:t>메일러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별도</w:t>
      </w:r>
      <w:r>
        <w:rPr>
          <w:rFonts w:ascii="맑은 고딕" w:eastAsia="맑은 고딕" w:hAnsi="맑은 고딕" w:hint="eastAsia"/>
          <w:color w:val="222222"/>
        </w:rPr>
        <w:t xml:space="preserve"> SMTP (Resend, Postmark)</w:t>
      </w:r>
    </w:p>
    <w:p w14:paraId="56B42152" w14:textId="77777777" w:rsidR="00671AC6" w:rsidRDefault="00671AC6">
      <w:pPr>
        <w:numPr>
          <w:ilvl w:val="0"/>
          <w:numId w:val="7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종류별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템플릿</w:t>
      </w:r>
    </w:p>
    <w:p w14:paraId="576F3741" w14:textId="77777777" w:rsidR="00671AC6" w:rsidRDefault="00671AC6">
      <w:pPr>
        <w:numPr>
          <w:ilvl w:val="0"/>
          <w:numId w:val="7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사용자별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환경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설정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어떤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이메일로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받을지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0A7AB1A" w14:textId="77777777" w:rsidR="00671AC6" w:rsidRDefault="00671AC6">
      <w:pPr>
        <w:numPr>
          <w:ilvl w:val="0"/>
          <w:numId w:val="7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digest </w:t>
      </w:r>
      <w:r>
        <w:rPr>
          <w:rFonts w:ascii="맑은 고딕" w:eastAsia="맑은 고딕" w:hAnsi="맑은 고딕" w:hint="eastAsia"/>
          <w:color w:val="222222"/>
        </w:rPr>
        <w:t>모드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하루</w:t>
      </w:r>
      <w:r>
        <w:rPr>
          <w:rFonts w:ascii="맑은 고딕" w:eastAsia="맑은 고딕" w:hAnsi="맑은 고딕" w:hint="eastAsia"/>
          <w:color w:val="222222"/>
        </w:rPr>
        <w:t xml:space="preserve"> 1</w:t>
      </w:r>
      <w:r>
        <w:rPr>
          <w:rFonts w:ascii="맑은 고딕" w:eastAsia="맑은 고딕" w:hAnsi="맑은 고딕" w:hint="eastAsia"/>
          <w:color w:val="222222"/>
        </w:rPr>
        <w:t>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요약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B5BF344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E.2.3 Slack/Teams Webhook</w:t>
      </w:r>
    </w:p>
    <w:p w14:paraId="319043FB" w14:textId="77777777" w:rsidR="00671AC6" w:rsidRDefault="00671AC6">
      <w:pPr>
        <w:numPr>
          <w:ilvl w:val="0"/>
          <w:numId w:val="8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단위</w:t>
      </w:r>
      <w:r>
        <w:rPr>
          <w:rFonts w:ascii="맑은 고딕" w:eastAsia="맑은 고딕" w:hAnsi="맑은 고딕" w:hint="eastAsia"/>
          <w:color w:val="222222"/>
        </w:rPr>
        <w:t xml:space="preserve"> channel </w:t>
      </w:r>
      <w:r>
        <w:rPr>
          <w:rFonts w:ascii="맑은 고딕" w:eastAsia="맑은 고딕" w:hAnsi="맑은 고딕" w:hint="eastAsia"/>
          <w:color w:val="222222"/>
        </w:rPr>
        <w:t>매핑</w:t>
      </w:r>
    </w:p>
    <w:p w14:paraId="068CCA94" w14:textId="77777777" w:rsidR="00671AC6" w:rsidRDefault="00671AC6">
      <w:pPr>
        <w:numPr>
          <w:ilvl w:val="0"/>
          <w:numId w:val="8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요청·승인·거부·검증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만료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게시</w:t>
      </w:r>
    </w:p>
    <w:p w14:paraId="624453CC" w14:textId="77777777" w:rsidR="00671AC6" w:rsidRDefault="00671AC6">
      <w:pPr>
        <w:pStyle w:val="4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E.2.4 </w:t>
      </w: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환경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설정</w:t>
      </w:r>
      <w:r>
        <w:rPr>
          <w:rFonts w:ascii="맑은 고딕" w:eastAsia="맑은 고딕" w:hAnsi="맑은 고딕" w:hint="eastAsia"/>
          <w:color w:val="222222"/>
        </w:rPr>
        <w:t xml:space="preserve"> UI</w:t>
      </w:r>
    </w:p>
    <w:p w14:paraId="724FB69D" w14:textId="77777777" w:rsidR="00671AC6" w:rsidRDefault="00671AC6">
      <w:pPr>
        <w:numPr>
          <w:ilvl w:val="0"/>
          <w:numId w:val="8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프로필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페이지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F</w:t>
      </w:r>
      <w:r>
        <w:rPr>
          <w:rFonts w:ascii="맑은 고딕" w:eastAsia="맑은 고딕" w:hAnsi="맑은 고딕" w:hint="eastAsia"/>
          <w:color w:val="222222"/>
        </w:rPr>
        <w:t>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71D8863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2~3</w:t>
      </w:r>
      <w:r>
        <w:rPr>
          <w:rFonts w:ascii="맑은 고딕" w:eastAsia="맑은 고딕" w:hAnsi="맑은 고딕" w:hint="eastAsia"/>
          <w:color w:val="222222"/>
        </w:rPr>
        <w:t>주</w:t>
      </w:r>
    </w:p>
    <w:p w14:paraId="430638C6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0E439256">
          <v:rect id="_x0000_i1043" style="width:0;height:1.5pt" o:hralign="center" o:hrstd="t" o:hr="t" fillcolor="#a0a0a0" stroked="f"/>
        </w:pict>
      </w:r>
    </w:p>
    <w:p w14:paraId="60BCD2AD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F. </w:t>
      </w:r>
      <w:r>
        <w:rPr>
          <w:rFonts w:ascii="맑은 고딕" w:eastAsia="맑은 고딕" w:hAnsi="맑은 고딕" w:hint="eastAsia"/>
          <w:color w:val="222222"/>
        </w:rPr>
        <w:t>데이터</w:t>
      </w:r>
      <w:r>
        <w:rPr>
          <w:rFonts w:ascii="맑은 고딕" w:eastAsia="맑은 고딕" w:hAnsi="맑은 고딕" w:hint="eastAsia"/>
          <w:color w:val="222222"/>
        </w:rPr>
        <w:t xml:space="preserve"> import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>export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6EB3361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F.1 import</w:t>
      </w:r>
    </w:p>
    <w:p w14:paraId="481EE5BB" w14:textId="77777777" w:rsidR="00671AC6" w:rsidRDefault="00671AC6">
      <w:pPr>
        <w:numPr>
          <w:ilvl w:val="0"/>
          <w:numId w:val="8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기존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매뉴얼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마이그레이션</w:t>
      </w:r>
      <w:r>
        <w:rPr>
          <w:rFonts w:ascii="맑은 고딕" w:eastAsia="맑은 고딕" w:hAnsi="맑은 고딕" w:hint="eastAsia"/>
          <w:color w:val="222222"/>
        </w:rPr>
        <w:t>: Word/PDF/Confluence/Notion</w:t>
      </w:r>
      <w:r>
        <w:rPr>
          <w:rFonts w:ascii="맑은 고딕" w:eastAsia="맑은 고딕" w:hAnsi="맑은 고딕" w:hint="eastAsia"/>
          <w:color w:val="222222"/>
        </w:rPr>
        <w:t>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가져오기</w:t>
      </w:r>
    </w:p>
    <w:p w14:paraId="64601A70" w14:textId="77777777" w:rsidR="00671AC6" w:rsidRDefault="00671AC6">
      <w:pPr>
        <w:numPr>
          <w:ilvl w:val="1"/>
          <w:numId w:val="82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Word: </w:t>
      </w:r>
      <w:r>
        <w:rPr>
          <w:rStyle w:val="HTML"/>
          <w:color w:val="222222"/>
        </w:rPr>
        <w:t>mammoth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docx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HTML</w:t>
      </w:r>
    </w:p>
    <w:p w14:paraId="55E31CEB" w14:textId="77777777" w:rsidR="00671AC6" w:rsidRDefault="00671AC6">
      <w:pPr>
        <w:numPr>
          <w:ilvl w:val="1"/>
          <w:numId w:val="82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PDF: pdf-parse + </w:t>
      </w:r>
      <w:r>
        <w:rPr>
          <w:rFonts w:ascii="맑은 고딕" w:eastAsia="맑은 고딕" w:hAnsi="맑은 고딕" w:hint="eastAsia"/>
          <w:color w:val="222222"/>
        </w:rPr>
        <w:t>사용자가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정리</w:t>
      </w:r>
    </w:p>
    <w:p w14:paraId="04D9423C" w14:textId="77777777" w:rsidR="00671AC6" w:rsidRDefault="00671AC6">
      <w:pPr>
        <w:numPr>
          <w:ilvl w:val="1"/>
          <w:numId w:val="82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Confluence: REST API</w:t>
      </w:r>
    </w:p>
    <w:p w14:paraId="1DCEA9A0" w14:textId="77777777" w:rsidR="00671AC6" w:rsidRDefault="00671AC6">
      <w:pPr>
        <w:numPr>
          <w:ilvl w:val="1"/>
          <w:numId w:val="82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Notion: </w:t>
      </w:r>
      <w:r>
        <w:rPr>
          <w:rFonts w:ascii="맑은 고딕" w:eastAsia="맑은 고딕" w:hAnsi="맑은 고딕" w:hint="eastAsia"/>
          <w:color w:val="222222"/>
        </w:rPr>
        <w:t>내보낸</w:t>
      </w:r>
      <w:r>
        <w:rPr>
          <w:rFonts w:ascii="맑은 고딕" w:eastAsia="맑은 고딕" w:hAnsi="맑은 고딕" w:hint="eastAsia"/>
          <w:color w:val="222222"/>
        </w:rPr>
        <w:t xml:space="preserve"> HTML/CSV</w:t>
      </w:r>
    </w:p>
    <w:p w14:paraId="1C4E30F3" w14:textId="77777777" w:rsidR="00671AC6" w:rsidRDefault="00671AC6">
      <w:pPr>
        <w:numPr>
          <w:ilvl w:val="0"/>
          <w:numId w:val="8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bulk import </w:t>
      </w:r>
      <w:r>
        <w:rPr>
          <w:rFonts w:ascii="맑은 고딕" w:eastAsia="맑은 고딕" w:hAnsi="맑은 고딕" w:hint="eastAsia"/>
          <w:color w:val="222222"/>
        </w:rPr>
        <w:t>어드민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</w:t>
      </w:r>
      <w:r>
        <w:rPr>
          <w:rFonts w:ascii="맑은 고딕" w:eastAsia="맑은 고딕" w:hAnsi="맑은 고딕" w:hint="eastAsia"/>
          <w:color w:val="222222"/>
        </w:rPr>
        <w:t xml:space="preserve"> (CSV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구조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입력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EB89B3D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F.2 export</w:t>
      </w:r>
    </w:p>
    <w:p w14:paraId="0B285F83" w14:textId="77777777" w:rsidR="00671AC6" w:rsidRDefault="00671AC6">
      <w:pPr>
        <w:numPr>
          <w:ilvl w:val="0"/>
          <w:numId w:val="8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JSON / ZIP </w:t>
      </w:r>
      <w:r>
        <w:rPr>
          <w:rStyle w:val="a6"/>
          <w:rFonts w:ascii="맑은 고딕" w:eastAsia="맑은 고딕" w:hAnsi="맑은 고딕" w:hint="eastAsia"/>
          <w:color w:val="222222"/>
        </w:rPr>
        <w:t>백업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버전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첨부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메타</w:t>
      </w:r>
    </w:p>
    <w:p w14:paraId="26E4CAE1" w14:textId="77777777" w:rsidR="00671AC6" w:rsidRDefault="00671AC6">
      <w:pPr>
        <w:numPr>
          <w:ilvl w:val="0"/>
          <w:numId w:val="8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인쇄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친화적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PDF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선택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표지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목차</w:t>
      </w:r>
    </w:p>
    <w:p w14:paraId="3247EC9C" w14:textId="77777777" w:rsidR="00671AC6" w:rsidRDefault="00671AC6">
      <w:pPr>
        <w:numPr>
          <w:ilvl w:val="0"/>
          <w:numId w:val="8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공유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링크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외부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게스트도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</w:t>
      </w:r>
      <w:r>
        <w:rPr>
          <w:rFonts w:ascii="맑은 고딕" w:eastAsia="맑은 고딕" w:hAnsi="맑은 고딕" w:hint="eastAsia"/>
          <w:color w:val="222222"/>
        </w:rPr>
        <w:t xml:space="preserve"> read-only URL (</w:t>
      </w:r>
      <w:r>
        <w:rPr>
          <w:rFonts w:ascii="맑은 고딕" w:eastAsia="맑은 고딕" w:hAnsi="맑은 고딕" w:hint="eastAsia"/>
          <w:color w:val="222222"/>
        </w:rPr>
        <w:t>만료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C4CF278" w14:textId="77777777" w:rsidR="00671AC6" w:rsidRDefault="00671AC6">
      <w:pPr>
        <w:numPr>
          <w:ilvl w:val="0"/>
          <w:numId w:val="8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CSV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페이지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통계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감사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</w:t>
      </w:r>
    </w:p>
    <w:p w14:paraId="7EFE983E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3</w:t>
      </w:r>
      <w:r>
        <w:rPr>
          <w:rFonts w:ascii="맑은 고딕" w:eastAsia="맑은 고딕" w:hAnsi="맑은 고딕" w:hint="eastAsia"/>
          <w:color w:val="222222"/>
        </w:rPr>
        <w:t>주</w:t>
      </w:r>
    </w:p>
    <w:p w14:paraId="08237AA3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5151AE34">
          <v:rect id="_x0000_i1044" style="width:0;height:1.5pt" o:hralign="center" o:hrstd="t" o:hr="t" fillcolor="#a0a0a0" stroked="f"/>
        </w:pict>
      </w:r>
    </w:p>
    <w:p w14:paraId="54247949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G. </w:t>
      </w:r>
      <w:r>
        <w:rPr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보강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64DB698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G.1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한계</w:t>
      </w:r>
    </w:p>
    <w:p w14:paraId="3E62AD3A" w14:textId="77777777" w:rsidR="00671AC6" w:rsidRDefault="00671AC6">
      <w:pPr>
        <w:numPr>
          <w:ilvl w:val="0"/>
          <w:numId w:val="8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한국어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형태소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분석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 xml:space="preserve"> (pg_trgm trigram</w:t>
      </w:r>
      <w:r>
        <w:rPr>
          <w:rFonts w:ascii="맑은 고딕" w:eastAsia="맑은 고딕" w:hAnsi="맑은 고딕" w:hint="eastAsia"/>
          <w:color w:val="222222"/>
        </w:rPr>
        <w:t>만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A9C52E6" w14:textId="77777777" w:rsidR="00671AC6" w:rsidRDefault="00671AC6">
      <w:pPr>
        <w:numPr>
          <w:ilvl w:val="0"/>
          <w:numId w:val="8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동의어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처리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</w:p>
    <w:p w14:paraId="0A2530AD" w14:textId="77777777" w:rsidR="00671AC6" w:rsidRDefault="00671AC6">
      <w:pPr>
        <w:numPr>
          <w:ilvl w:val="0"/>
          <w:numId w:val="8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필터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타입만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작성자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날짜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태그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FC91EA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G.2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사항</w:t>
      </w:r>
    </w:p>
    <w:p w14:paraId="71A9191F" w14:textId="77777777" w:rsidR="00671AC6" w:rsidRDefault="00671AC6">
      <w:pPr>
        <w:numPr>
          <w:ilvl w:val="0"/>
          <w:numId w:val="8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한국어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토크나이저</w:t>
      </w:r>
      <w:r>
        <w:rPr>
          <w:rFonts w:ascii="맑은 고딕" w:eastAsia="맑은 고딕" w:hAnsi="맑은 고딕" w:hint="eastAsia"/>
          <w:color w:val="222222"/>
        </w:rPr>
        <w:t xml:space="preserve">: PostgreSQL </w:t>
      </w:r>
      <w:r>
        <w:rPr>
          <w:rFonts w:ascii="맑은 고딕" w:eastAsia="맑은 고딕" w:hAnsi="맑은 고딕" w:hint="eastAsia"/>
          <w:color w:val="222222"/>
        </w:rPr>
        <w:t>확장</w:t>
      </w:r>
      <w:r>
        <w:rPr>
          <w:rFonts w:ascii="맑은 고딕" w:eastAsia="맑은 고딕" w:hAnsi="맑은 고딕" w:hint="eastAsia"/>
          <w:color w:val="222222"/>
        </w:rPr>
        <w:t xml:space="preserve"> (mecab, kkma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 xml:space="preserve">)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Supabase</w:t>
      </w:r>
      <w:r>
        <w:rPr>
          <w:rFonts w:ascii="맑은 고딕" w:eastAsia="맑은 고딕" w:hAnsi="맑은 고딕" w:hint="eastAsia"/>
          <w:color w:val="222222"/>
        </w:rPr>
        <w:t>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가능한지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확인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되면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외부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검색엔진</w:t>
      </w:r>
      <w:r>
        <w:rPr>
          <w:rFonts w:ascii="맑은 고딕" w:eastAsia="맑은 고딕" w:hAnsi="맑은 고딕" w:hint="eastAsia"/>
          <w:color w:val="222222"/>
        </w:rPr>
        <w:t xml:space="preserve"> (Algolia, Typesense) </w:t>
      </w:r>
      <w:r>
        <w:rPr>
          <w:rFonts w:ascii="맑은 고딕" w:eastAsia="맑은 고딕" w:hAnsi="맑은 고딕" w:hint="eastAsia"/>
          <w:color w:val="222222"/>
        </w:rPr>
        <w:t>고려</w:t>
      </w:r>
    </w:p>
    <w:p w14:paraId="7F35A628" w14:textId="77777777" w:rsidR="00671AC6" w:rsidRDefault="00671AC6">
      <w:pPr>
        <w:numPr>
          <w:ilvl w:val="0"/>
          <w:numId w:val="8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동의어</w:t>
      </w:r>
      <w:r>
        <w:rPr>
          <w:rStyle w:val="a6"/>
          <w:rFonts w:ascii="맑은 고딕" w:eastAsia="맑은 고딕" w:hAnsi="맑은 고딕" w:hint="eastAsia"/>
          <w:color w:val="222222"/>
        </w:rPr>
        <w:t>/</w:t>
      </w:r>
      <w:r>
        <w:rPr>
          <w:rStyle w:val="a6"/>
          <w:rFonts w:ascii="맑은 고딕" w:eastAsia="맑은 고딕" w:hAnsi="맑은 고딕" w:hint="eastAsia"/>
          <w:color w:val="222222"/>
        </w:rPr>
        <w:t>유사어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사전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Style w:val="HTML"/>
          <w:color w:val="222222"/>
        </w:rPr>
        <w:t>search_synonyms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테이블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매핑</w:t>
      </w:r>
    </w:p>
    <w:p w14:paraId="48343BF3" w14:textId="77777777" w:rsidR="00671AC6" w:rsidRDefault="00671AC6">
      <w:pPr>
        <w:numPr>
          <w:ilvl w:val="0"/>
          <w:numId w:val="8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고급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필터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작성자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작성일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상태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승인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공개</w:t>
      </w:r>
      <w:r>
        <w:rPr>
          <w:rFonts w:ascii="맑은 고딕" w:eastAsia="맑은 고딕" w:hAnsi="맑은 고딕" w:hint="eastAsia"/>
          <w:color w:val="222222"/>
        </w:rPr>
        <w:t xml:space="preserve">) / </w:t>
      </w:r>
      <w:r>
        <w:rPr>
          <w:rFonts w:ascii="맑은 고딕" w:eastAsia="맑은 고딕" w:hAnsi="맑은 고딕" w:hint="eastAsia"/>
          <w:color w:val="222222"/>
        </w:rPr>
        <w:t>태그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부서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</w:t>
      </w:r>
    </w:p>
    <w:p w14:paraId="16ECB704" w14:textId="77777777" w:rsidR="00671AC6" w:rsidRDefault="00671AC6">
      <w:pPr>
        <w:numPr>
          <w:ilvl w:val="0"/>
          <w:numId w:val="8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검색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히스토리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사용자별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최근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검색어</w:t>
      </w:r>
    </w:p>
    <w:p w14:paraId="1235D0D9" w14:textId="77777777" w:rsidR="00671AC6" w:rsidRDefault="00671AC6">
      <w:pPr>
        <w:numPr>
          <w:ilvl w:val="0"/>
          <w:numId w:val="8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인기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검색어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전체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통계</w:t>
      </w:r>
      <w:r>
        <w:rPr>
          <w:rFonts w:ascii="맑은 고딕" w:eastAsia="맑은 고딕" w:hAnsi="맑은 고딕" w:hint="eastAsia"/>
          <w:color w:val="222222"/>
        </w:rPr>
        <w:t xml:space="preserve"> (admin </w:t>
      </w:r>
      <w:r>
        <w:rPr>
          <w:rFonts w:ascii="맑은 고딕" w:eastAsia="맑은 고딕" w:hAnsi="맑은 고딕" w:hint="eastAsia"/>
          <w:color w:val="222222"/>
        </w:rPr>
        <w:t>대시보드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599D7BE" w14:textId="77777777" w:rsidR="00671AC6" w:rsidRDefault="00671AC6">
      <w:pPr>
        <w:numPr>
          <w:ilvl w:val="0"/>
          <w:numId w:val="8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저장된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자주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쓰는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쿼리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북마크</w:t>
      </w:r>
    </w:p>
    <w:p w14:paraId="69F675BA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3~4</w:t>
      </w: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한국어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토크나이저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결정에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따라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변동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F0F5B61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4594ED3D">
          <v:rect id="_x0000_i1045" style="width:0;height:1.5pt" o:hralign="center" o:hrstd="t" o:hr="t" fillcolor="#a0a0a0" stroked="f"/>
        </w:pict>
      </w:r>
    </w:p>
    <w:p w14:paraId="7B3166E9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H. </w:t>
      </w:r>
      <w:r>
        <w:rPr>
          <w:rFonts w:ascii="맑은 고딕" w:eastAsia="맑은 고딕" w:hAnsi="맑은 고딕" w:hint="eastAsia"/>
          <w:color w:val="222222"/>
        </w:rPr>
        <w:t>실시간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협업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>-</w:t>
      </w:r>
      <w:r>
        <w:rPr>
          <w:rFonts w:ascii="맑은 고딕" w:eastAsia="맑은 고딕" w:hAnsi="맑은 고딕" w:hint="eastAsia"/>
          <w:color w:val="222222"/>
        </w:rPr>
        <w:t>하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145EE35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H.1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한계</w:t>
      </w:r>
    </w:p>
    <w:p w14:paraId="62D040F1" w14:textId="77777777" w:rsidR="00671AC6" w:rsidRDefault="00671AC6">
      <w:pPr>
        <w:numPr>
          <w:ilvl w:val="0"/>
          <w:numId w:val="8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협업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커서는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시뮬레이션</w:t>
      </w:r>
    </w:p>
    <w:p w14:paraId="6A5847A6" w14:textId="77777777" w:rsidR="00671AC6" w:rsidRDefault="00671AC6">
      <w:pPr>
        <w:numPr>
          <w:ilvl w:val="0"/>
          <w:numId w:val="8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동시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last-write-wins (autosave </w:t>
      </w:r>
      <w:r>
        <w:rPr>
          <w:rFonts w:ascii="맑은 고딕" w:eastAsia="맑은 고딕" w:hAnsi="맑은 고딕" w:hint="eastAsia"/>
          <w:color w:val="222222"/>
        </w:rPr>
        <w:t>충돌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7C18CEF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H.2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사항</w:t>
      </w:r>
    </w:p>
    <w:p w14:paraId="3748A0AA" w14:textId="77777777" w:rsidR="00671AC6" w:rsidRDefault="00671AC6">
      <w:pPr>
        <w:numPr>
          <w:ilvl w:val="0"/>
          <w:numId w:val="8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Yjs + Supabase Realtime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Liveblocks </w:t>
      </w:r>
      <w:r>
        <w:rPr>
          <w:rFonts w:ascii="맑은 고딕" w:eastAsia="맑은 고딕" w:hAnsi="맑은 고딕" w:hint="eastAsia"/>
          <w:color w:val="222222"/>
        </w:rPr>
        <w:t>등</w:t>
      </w:r>
    </w:p>
    <w:p w14:paraId="78486C8D" w14:textId="77777777" w:rsidR="00671AC6" w:rsidRDefault="00671AC6">
      <w:pPr>
        <w:numPr>
          <w:ilvl w:val="0"/>
          <w:numId w:val="8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실시간</w:t>
      </w:r>
      <w:r>
        <w:rPr>
          <w:rFonts w:ascii="맑은 고딕" w:eastAsia="맑은 고딕" w:hAnsi="맑은 고딕" w:hint="eastAsia"/>
          <w:color w:val="222222"/>
        </w:rPr>
        <w:t xml:space="preserve"> presence (</w:t>
      </w:r>
      <w:r>
        <w:rPr>
          <w:rFonts w:ascii="맑은 고딕" w:eastAsia="맑은 고딕" w:hAnsi="맑은 고딕" w:hint="eastAsia"/>
          <w:color w:val="222222"/>
        </w:rPr>
        <w:t>지금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있는지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D79526A" w14:textId="77777777" w:rsidR="00671AC6" w:rsidRDefault="00671AC6">
      <w:pPr>
        <w:numPr>
          <w:ilvl w:val="0"/>
          <w:numId w:val="8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진짜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협업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커서</w:t>
      </w:r>
    </w:p>
    <w:p w14:paraId="025B6349" w14:textId="77777777" w:rsidR="00671AC6" w:rsidRDefault="00671AC6">
      <w:pPr>
        <w:numPr>
          <w:ilvl w:val="0"/>
          <w:numId w:val="8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동시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편집</w:t>
      </w:r>
      <w:r>
        <w:rPr>
          <w:rFonts w:ascii="맑은 고딕" w:eastAsia="맑은 고딕" w:hAnsi="맑은 고딕" w:hint="eastAsia"/>
          <w:color w:val="222222"/>
        </w:rPr>
        <w:t xml:space="preserve"> CRDT </w:t>
      </w:r>
      <w:r>
        <w:rPr>
          <w:rFonts w:ascii="맑은 고딕" w:eastAsia="맑은 고딕" w:hAnsi="맑은 고딕" w:hint="eastAsia"/>
          <w:color w:val="222222"/>
        </w:rPr>
        <w:t>머지</w:t>
      </w:r>
    </w:p>
    <w:p w14:paraId="06FC9288" w14:textId="77777777" w:rsidR="00671AC6" w:rsidRDefault="00671AC6">
      <w:pPr>
        <w:numPr>
          <w:ilvl w:val="0"/>
          <w:numId w:val="8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동시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댓글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멘션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실시간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알림</w:t>
      </w:r>
    </w:p>
    <w:p w14:paraId="228E28ED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H.3 </w:t>
      </w:r>
      <w:r>
        <w:rPr>
          <w:rFonts w:ascii="맑은 고딕" w:eastAsia="맑은 고딕" w:hAnsi="맑은 고딕" w:hint="eastAsia"/>
          <w:color w:val="222222"/>
        </w:rPr>
        <w:t>고려사항</w:t>
      </w:r>
    </w:p>
    <w:p w14:paraId="42C4DB70" w14:textId="77777777" w:rsidR="00671AC6" w:rsidRDefault="00671AC6">
      <w:pPr>
        <w:numPr>
          <w:ilvl w:val="0"/>
          <w:numId w:val="8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contenteditable </w:t>
      </w:r>
      <w:r>
        <w:rPr>
          <w:rFonts w:ascii="맑은 고딕" w:eastAsia="맑은 고딕" w:hAnsi="맑은 고딕" w:hint="eastAsia"/>
          <w:color w:val="222222"/>
        </w:rPr>
        <w:t>위에</w:t>
      </w:r>
      <w:r>
        <w:rPr>
          <w:rFonts w:ascii="맑은 고딕" w:eastAsia="맑은 고딕" w:hAnsi="맑은 고딕" w:hint="eastAsia"/>
          <w:color w:val="222222"/>
        </w:rPr>
        <w:t xml:space="preserve"> CRDT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까다로움</w:t>
      </w:r>
      <w:r>
        <w:rPr>
          <w:rFonts w:ascii="맑은 고딕" w:eastAsia="맑은 고딕" w:hAnsi="맑은 고딕" w:hint="eastAsia"/>
          <w:color w:val="222222"/>
        </w:rPr>
        <w:t xml:space="preserve">. Slate/Lexical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에디터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프레임워크로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검토</w:t>
      </w:r>
    </w:p>
    <w:p w14:paraId="15232FFE" w14:textId="77777777" w:rsidR="00671AC6" w:rsidRDefault="00671AC6">
      <w:pPr>
        <w:numPr>
          <w:ilvl w:val="0"/>
          <w:numId w:val="8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결정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사항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협업이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필수면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에디터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재작성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외엔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시뮬레이션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유지하고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먼저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01F4EC68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4~6</w:t>
      </w: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에디터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재작성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포함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8</w:t>
      </w: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>+)</w:t>
      </w:r>
    </w:p>
    <w:p w14:paraId="2C1E100C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7D5E09A9">
          <v:rect id="_x0000_i1046" style="width:0;height:1.5pt" o:hralign="center" o:hrstd="t" o:hr="t" fillcolor="#a0a0a0" stroked="f"/>
        </w:pict>
      </w:r>
    </w:p>
    <w:p w14:paraId="185A7408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I. </w:t>
      </w:r>
      <w:r>
        <w:rPr>
          <w:rFonts w:ascii="맑은 고딕" w:eastAsia="맑은 고딕" w:hAnsi="맑은 고딕" w:hint="eastAsia"/>
          <w:color w:val="222222"/>
        </w:rPr>
        <w:t>모바일·반응형·접근성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>-</w:t>
      </w:r>
      <w:r>
        <w:rPr>
          <w:rFonts w:ascii="맑은 고딕" w:eastAsia="맑은 고딕" w:hAnsi="맑은 고딕" w:hint="eastAsia"/>
          <w:color w:val="222222"/>
        </w:rPr>
        <w:t>하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1220EF3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I.1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한계</w:t>
      </w:r>
    </w:p>
    <w:p w14:paraId="72A47B62" w14:textId="77777777" w:rsidR="00671AC6" w:rsidRDefault="00671AC6">
      <w:pPr>
        <w:numPr>
          <w:ilvl w:val="0"/>
          <w:numId w:val="8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데스크탑</w:t>
      </w:r>
      <w:r>
        <w:rPr>
          <w:rFonts w:ascii="맑은 고딕" w:eastAsia="맑은 고딕" w:hAnsi="맑은 고딕" w:hint="eastAsia"/>
          <w:color w:val="222222"/>
        </w:rPr>
        <w:t xml:space="preserve"> 3-panel </w:t>
      </w:r>
      <w:r>
        <w:rPr>
          <w:rFonts w:ascii="맑은 고딕" w:eastAsia="맑은 고딕" w:hAnsi="맑은 고딕" w:hint="eastAsia"/>
          <w:color w:val="222222"/>
        </w:rPr>
        <w:t>레이아웃만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가정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사이드바</w:t>
      </w:r>
      <w:r>
        <w:rPr>
          <w:rFonts w:ascii="맑은 고딕" w:eastAsia="맑은 고딕" w:hAnsi="맑은 고딕" w:hint="eastAsia"/>
          <w:color w:val="222222"/>
        </w:rPr>
        <w:t xml:space="preserve"> 280 + </w:t>
      </w:r>
      <w:r>
        <w:rPr>
          <w:rFonts w:ascii="맑은 고딕" w:eastAsia="맑은 고딕" w:hAnsi="맑은 고딕" w:hint="eastAsia"/>
          <w:color w:val="222222"/>
        </w:rPr>
        <w:t>메인</w:t>
      </w:r>
      <w:r>
        <w:rPr>
          <w:rFonts w:ascii="맑은 고딕" w:eastAsia="맑은 고딕" w:hAnsi="맑은 고딕" w:hint="eastAsia"/>
          <w:color w:val="222222"/>
        </w:rPr>
        <w:t xml:space="preserve"> + </w:t>
      </w:r>
      <w:r>
        <w:rPr>
          <w:rFonts w:ascii="맑은 고딕" w:eastAsia="맑은 고딕" w:hAnsi="맑은 고딕" w:hint="eastAsia"/>
          <w:color w:val="222222"/>
        </w:rPr>
        <w:t>우측</w:t>
      </w:r>
      <w:r>
        <w:rPr>
          <w:rFonts w:ascii="맑은 고딕" w:eastAsia="맑은 고딕" w:hAnsi="맑은 고딕" w:hint="eastAsia"/>
          <w:color w:val="222222"/>
        </w:rPr>
        <w:t xml:space="preserve"> 300)</w:t>
      </w:r>
    </w:p>
    <w:p w14:paraId="2B1E4927" w14:textId="77777777" w:rsidR="00671AC6" w:rsidRDefault="00671AC6">
      <w:pPr>
        <w:numPr>
          <w:ilvl w:val="0"/>
          <w:numId w:val="8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모바일에서는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깨짐</w:t>
      </w:r>
    </w:p>
    <w:p w14:paraId="43E91C08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I.2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사항</w:t>
      </w:r>
    </w:p>
    <w:p w14:paraId="60E547F4" w14:textId="77777777" w:rsidR="00671AC6" w:rsidRDefault="00671AC6">
      <w:pPr>
        <w:numPr>
          <w:ilvl w:val="0"/>
          <w:numId w:val="9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반응형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레이아웃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모바일</w:t>
      </w:r>
      <w:r>
        <w:rPr>
          <w:rFonts w:ascii="맑은 고딕" w:eastAsia="맑은 고딕" w:hAnsi="맑은 고딕" w:hint="eastAsia"/>
          <w:color w:val="222222"/>
        </w:rPr>
        <w:t xml:space="preserve"> &lt; 768px</w:t>
      </w:r>
      <w:r>
        <w:rPr>
          <w:rFonts w:ascii="맑은 고딕" w:eastAsia="맑은 고딕" w:hAnsi="맑은 고딕" w:hint="eastAsia"/>
          <w:color w:val="222222"/>
        </w:rPr>
        <w:t>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사이드바</w:t>
      </w:r>
      <w:r>
        <w:rPr>
          <w:rFonts w:ascii="맑은 고딕" w:eastAsia="맑은 고딕" w:hAnsi="맑은 고딕" w:hint="eastAsia"/>
          <w:color w:val="222222"/>
        </w:rPr>
        <w:t xml:space="preserve"> drawer, </w:t>
      </w:r>
      <w:r>
        <w:rPr>
          <w:rFonts w:ascii="맑은 고딕" w:eastAsia="맑은 고딕" w:hAnsi="맑은 고딕" w:hint="eastAsia"/>
          <w:color w:val="222222"/>
        </w:rPr>
        <w:t>우측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패널</w:t>
      </w:r>
      <w:r>
        <w:rPr>
          <w:rFonts w:ascii="맑은 고딕" w:eastAsia="맑은 고딕" w:hAnsi="맑은 고딕" w:hint="eastAsia"/>
          <w:color w:val="222222"/>
        </w:rPr>
        <w:t xml:space="preserve"> bottom-sheet</w:t>
      </w:r>
    </w:p>
    <w:p w14:paraId="57064ECE" w14:textId="77777777" w:rsidR="00671AC6" w:rsidRDefault="00671AC6">
      <w:pPr>
        <w:numPr>
          <w:ilvl w:val="0"/>
          <w:numId w:val="9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터치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인터랙션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길게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누르기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컨텍스트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메뉴</w:t>
      </w:r>
      <w:r>
        <w:rPr>
          <w:rFonts w:ascii="맑은 고딕" w:eastAsia="맑은 고딕" w:hAnsi="맑은 고딕" w:hint="eastAsia"/>
          <w:color w:val="222222"/>
        </w:rPr>
        <w:t xml:space="preserve">, swipe </w:t>
      </w:r>
      <w:r>
        <w:rPr>
          <w:rFonts w:ascii="맑은 고딕" w:eastAsia="맑은 고딕" w:hAnsi="맑은 고딕" w:hint="eastAsia"/>
          <w:color w:val="222222"/>
        </w:rPr>
        <w:t>답글</w:t>
      </w:r>
    </w:p>
    <w:p w14:paraId="280A15A5" w14:textId="77777777" w:rsidR="00671AC6" w:rsidRDefault="00671AC6">
      <w:pPr>
        <w:numPr>
          <w:ilvl w:val="0"/>
          <w:numId w:val="9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PWA</w:t>
      </w:r>
      <w:r>
        <w:rPr>
          <w:rFonts w:ascii="맑은 고딕" w:eastAsia="맑은 고딕" w:hAnsi="맑은 고딕" w:hint="eastAsia"/>
          <w:color w:val="222222"/>
        </w:rPr>
        <w:t xml:space="preserve">: manifest + service worker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</w:t>
      </w:r>
    </w:p>
    <w:p w14:paraId="25ED287E" w14:textId="77777777" w:rsidR="00671AC6" w:rsidRDefault="00671AC6">
      <w:pPr>
        <w:numPr>
          <w:ilvl w:val="0"/>
          <w:numId w:val="9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오프라인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모드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최근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문서</w:t>
      </w:r>
      <w:r>
        <w:rPr>
          <w:rFonts w:ascii="맑은 고딕" w:eastAsia="맑은 고딕" w:hAnsi="맑은 고딕" w:hint="eastAsia"/>
          <w:color w:val="222222"/>
        </w:rPr>
        <w:t xml:space="preserve"> cache (Workbox)</w:t>
      </w:r>
    </w:p>
    <w:p w14:paraId="1637438A" w14:textId="77777777" w:rsidR="00671AC6" w:rsidRDefault="00671AC6">
      <w:pPr>
        <w:numPr>
          <w:ilvl w:val="0"/>
          <w:numId w:val="9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접근성</w:t>
      </w:r>
      <w:r>
        <w:rPr>
          <w:rFonts w:ascii="맑은 고딕" w:eastAsia="맑은 고딕" w:hAnsi="맑은 고딕" w:hint="eastAsia"/>
          <w:color w:val="222222"/>
        </w:rPr>
        <w:t>:</w:t>
      </w:r>
    </w:p>
    <w:p w14:paraId="6126CFD6" w14:textId="77777777" w:rsidR="00671AC6" w:rsidRDefault="00671AC6">
      <w:pPr>
        <w:numPr>
          <w:ilvl w:val="1"/>
          <w:numId w:val="90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키보드</w:t>
      </w:r>
      <w:r>
        <w:rPr>
          <w:rFonts w:ascii="맑은 고딕" w:eastAsia="맑은 고딕" w:hAnsi="맑은 고딕" w:hint="eastAsia"/>
          <w:color w:val="222222"/>
        </w:rPr>
        <w:t xml:space="preserve"> nav </w:t>
      </w:r>
      <w:r>
        <w:rPr>
          <w:rFonts w:ascii="맑은 고딕" w:eastAsia="맑은 고딕" w:hAnsi="맑은 고딕" w:hint="eastAsia"/>
          <w:color w:val="222222"/>
        </w:rPr>
        <w:t>누락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영역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점검</w:t>
      </w:r>
    </w:p>
    <w:p w14:paraId="29002241" w14:textId="77777777" w:rsidR="00671AC6" w:rsidRDefault="00671AC6">
      <w:pPr>
        <w:numPr>
          <w:ilvl w:val="1"/>
          <w:numId w:val="90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aria-label </w:t>
      </w:r>
      <w:r>
        <w:rPr>
          <w:rFonts w:ascii="맑은 고딕" w:eastAsia="맑은 고딕" w:hAnsi="맑은 고딕" w:hint="eastAsia"/>
          <w:color w:val="222222"/>
        </w:rPr>
        <w:t>보강</w:t>
      </w:r>
    </w:p>
    <w:p w14:paraId="052EE578" w14:textId="77777777" w:rsidR="00671AC6" w:rsidRDefault="00671AC6">
      <w:pPr>
        <w:numPr>
          <w:ilvl w:val="1"/>
          <w:numId w:val="90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컬러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콘트라스트</w:t>
      </w:r>
      <w:r>
        <w:rPr>
          <w:rFonts w:ascii="맑은 고딕" w:eastAsia="맑은 고딕" w:hAnsi="맑은 고딕" w:hint="eastAsia"/>
          <w:color w:val="222222"/>
        </w:rPr>
        <w:t xml:space="preserve"> (WCAG AA </w:t>
      </w:r>
      <w:r>
        <w:rPr>
          <w:rFonts w:ascii="맑은 고딕" w:eastAsia="맑은 고딕" w:hAnsi="맑은 고딕" w:hint="eastAsia"/>
          <w:color w:val="222222"/>
        </w:rPr>
        <w:t>이상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325D580" w14:textId="77777777" w:rsidR="00671AC6" w:rsidRDefault="00671AC6">
      <w:pPr>
        <w:numPr>
          <w:ilvl w:val="1"/>
          <w:numId w:val="90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스크린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리더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테스트</w:t>
      </w:r>
    </w:p>
    <w:p w14:paraId="0D7C9673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3~4</w:t>
      </w:r>
      <w:r>
        <w:rPr>
          <w:rFonts w:ascii="맑은 고딕" w:eastAsia="맑은 고딕" w:hAnsi="맑은 고딕" w:hint="eastAsia"/>
          <w:color w:val="222222"/>
        </w:rPr>
        <w:t>주</w:t>
      </w:r>
    </w:p>
    <w:p w14:paraId="7FA4727F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1BA583B2">
          <v:rect id="_x0000_i1047" style="width:0;height:1.5pt" o:hralign="center" o:hrstd="t" o:hr="t" fillcolor="#a0a0a0" stroked="f"/>
        </w:pict>
      </w:r>
    </w:p>
    <w:p w14:paraId="62C95F3B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J. </w:t>
      </w:r>
      <w:r>
        <w:rPr>
          <w:rFonts w:ascii="맑은 고딕" w:eastAsia="맑은 고딕" w:hAnsi="맑은 고딕" w:hint="eastAsia"/>
          <w:color w:val="222222"/>
        </w:rPr>
        <w:t>외부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하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2574641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J.1 </w:t>
      </w:r>
      <w:r>
        <w:rPr>
          <w:rFonts w:ascii="맑은 고딕" w:eastAsia="맑은 고딕" w:hAnsi="맑은 고딕" w:hint="eastAsia"/>
          <w:color w:val="222222"/>
        </w:rPr>
        <w:t>가능한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</w:p>
    <w:p w14:paraId="492F1410" w14:textId="77777777" w:rsidR="00671AC6" w:rsidRDefault="00671AC6">
      <w:pPr>
        <w:numPr>
          <w:ilvl w:val="0"/>
          <w:numId w:val="9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CRM (Salesforce, HubSpot, Zendesk)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임베드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카드를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실제</w:t>
      </w:r>
      <w:r>
        <w:rPr>
          <w:rFonts w:ascii="맑은 고딕" w:eastAsia="맑은 고딕" w:hAnsi="맑은 고딕" w:hint="eastAsia"/>
          <w:color w:val="222222"/>
        </w:rPr>
        <w:t xml:space="preserve"> API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현재는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샘플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E218B98" w14:textId="77777777" w:rsidR="00671AC6" w:rsidRDefault="00671AC6">
      <w:pPr>
        <w:numPr>
          <w:ilvl w:val="0"/>
          <w:numId w:val="9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콜센터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(Genesys, NICE, Avaya)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응대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실시간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표시</w:t>
      </w:r>
    </w:p>
    <w:p w14:paraId="57F521A1" w14:textId="77777777" w:rsidR="00671AC6" w:rsidRDefault="00671AC6">
      <w:pPr>
        <w:numPr>
          <w:ilvl w:val="0"/>
          <w:numId w:val="9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SSO</w:t>
      </w:r>
      <w:r>
        <w:rPr>
          <w:rFonts w:ascii="맑은 고딕" w:eastAsia="맑은 고딕" w:hAnsi="맑은 고딕" w:hint="eastAsia"/>
          <w:color w:val="222222"/>
        </w:rPr>
        <w:t>:</w:t>
      </w:r>
    </w:p>
    <w:p w14:paraId="72180E67" w14:textId="77777777" w:rsidR="00671AC6" w:rsidRDefault="00671AC6">
      <w:pPr>
        <w:numPr>
          <w:ilvl w:val="1"/>
          <w:numId w:val="91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Microsoft Entra ID (Azure AD)</w:t>
      </w:r>
    </w:p>
    <w:p w14:paraId="1FED7B5B" w14:textId="77777777" w:rsidR="00671AC6" w:rsidRDefault="00671AC6">
      <w:pPr>
        <w:numPr>
          <w:ilvl w:val="1"/>
          <w:numId w:val="91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Okta</w:t>
      </w:r>
    </w:p>
    <w:p w14:paraId="74A2284C" w14:textId="77777777" w:rsidR="00671AC6" w:rsidRDefault="00671AC6">
      <w:pPr>
        <w:numPr>
          <w:ilvl w:val="1"/>
          <w:numId w:val="91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SAML 2.0</w:t>
      </w:r>
    </w:p>
    <w:p w14:paraId="0BF0EE70" w14:textId="77777777" w:rsidR="00671AC6" w:rsidRDefault="00671AC6">
      <w:pPr>
        <w:numPr>
          <w:ilvl w:val="0"/>
          <w:numId w:val="9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Zapier / Make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외부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자동화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만료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Trello </w:t>
      </w:r>
      <w:r>
        <w:rPr>
          <w:rFonts w:ascii="맑은 고딕" w:eastAsia="맑은 고딕" w:hAnsi="맑은 고딕" w:hint="eastAsia"/>
          <w:color w:val="222222"/>
        </w:rPr>
        <w:t>카드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생성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4F7F7DC" w14:textId="77777777" w:rsidR="00671AC6" w:rsidRDefault="00671AC6">
      <w:pPr>
        <w:numPr>
          <w:ilvl w:val="0"/>
          <w:numId w:val="91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Webhook API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외부에서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매뉴얼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트리거</w:t>
      </w:r>
    </w:p>
    <w:p w14:paraId="27EC7D1A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J.2 </w:t>
      </w:r>
      <w:r>
        <w:rPr>
          <w:rFonts w:ascii="맑은 고딕" w:eastAsia="맑은 고딕" w:hAnsi="맑은 고딕" w:hint="eastAsia"/>
          <w:color w:val="222222"/>
        </w:rPr>
        <w:t>우선순위</w:t>
      </w:r>
    </w:p>
    <w:p w14:paraId="3688218B" w14:textId="77777777" w:rsidR="00671AC6" w:rsidRDefault="00671AC6">
      <w:pPr>
        <w:numPr>
          <w:ilvl w:val="0"/>
          <w:numId w:val="9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SSO</w:t>
      </w:r>
      <w:r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도입에서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필수</w:t>
      </w:r>
    </w:p>
    <w:p w14:paraId="1F7B95D5" w14:textId="77777777" w:rsidR="00671AC6" w:rsidRDefault="00671AC6">
      <w:pPr>
        <w:numPr>
          <w:ilvl w:val="0"/>
          <w:numId w:val="92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CRM </w:t>
      </w:r>
      <w:r>
        <w:rPr>
          <w:rFonts w:ascii="맑은 고딕" w:eastAsia="맑은 고딕" w:hAnsi="맑은 고딕" w:hint="eastAsia"/>
          <w:color w:val="222222"/>
        </w:rPr>
        <w:t>통합은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사용처에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따라</w:t>
      </w:r>
    </w:p>
    <w:p w14:paraId="632FD907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SSO 1~2</w:t>
      </w: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>, CRM/</w:t>
      </w:r>
      <w:r>
        <w:rPr>
          <w:rFonts w:ascii="맑은 고딕" w:eastAsia="맑은 고딕" w:hAnsi="맑은 고딕" w:hint="eastAsia"/>
          <w:color w:val="222222"/>
        </w:rPr>
        <w:t>콜센터는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대상별</w:t>
      </w:r>
    </w:p>
    <w:p w14:paraId="3DA5DAC7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37B9FB56">
          <v:rect id="_x0000_i1048" style="width:0;height:1.5pt" o:hralign="center" o:hrstd="t" o:hr="t" fillcolor="#a0a0a0" stroked="f"/>
        </w:pict>
      </w:r>
    </w:p>
    <w:p w14:paraId="1EC6DA17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K. </w:t>
      </w:r>
      <w:r>
        <w:rPr>
          <w:rFonts w:ascii="맑은 고딕" w:eastAsia="맑은 고딕" w:hAnsi="맑은 고딕" w:hint="eastAsia"/>
          <w:color w:val="222222"/>
        </w:rPr>
        <w:t>운영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인프라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DA9570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K.1 </w:t>
      </w:r>
      <w:r>
        <w:rPr>
          <w:rFonts w:ascii="맑은 고딕" w:eastAsia="맑은 고딕" w:hAnsi="맑은 고딕" w:hint="eastAsia"/>
          <w:color w:val="222222"/>
        </w:rPr>
        <w:t>모니터링·로깅</w:t>
      </w:r>
    </w:p>
    <w:p w14:paraId="747BB978" w14:textId="77777777" w:rsidR="00671AC6" w:rsidRDefault="00671AC6">
      <w:pPr>
        <w:numPr>
          <w:ilvl w:val="0"/>
          <w:numId w:val="9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Sentry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클라이언트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에러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수집</w:t>
      </w:r>
    </w:p>
    <w:p w14:paraId="49873751" w14:textId="77777777" w:rsidR="00671AC6" w:rsidRDefault="00671AC6">
      <w:pPr>
        <w:numPr>
          <w:ilvl w:val="0"/>
          <w:numId w:val="9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Vercel Analytics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페이지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로드</w:t>
      </w:r>
      <w:r>
        <w:rPr>
          <w:rFonts w:ascii="맑은 고딕" w:eastAsia="맑은 고딕" w:hAnsi="맑은 고딕" w:hint="eastAsia"/>
          <w:color w:val="222222"/>
        </w:rPr>
        <w:t xml:space="preserve"> / Web Vitals</w:t>
      </w:r>
    </w:p>
    <w:p w14:paraId="6361E8AE" w14:textId="77777777" w:rsidR="00671AC6" w:rsidRDefault="00671AC6">
      <w:pPr>
        <w:numPr>
          <w:ilvl w:val="0"/>
          <w:numId w:val="9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Datadog </w:t>
      </w:r>
      <w:r>
        <w:rPr>
          <w:rStyle w:val="a6"/>
          <w:rFonts w:ascii="맑은 고딕" w:eastAsia="맑은 고딕" w:hAnsi="맑은 고딕" w:hint="eastAsia"/>
          <w:color w:val="222222"/>
        </w:rPr>
        <w:t>또는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Logflare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서버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집약</w:t>
      </w:r>
    </w:p>
    <w:p w14:paraId="3E283546" w14:textId="77777777" w:rsidR="00671AC6" w:rsidRDefault="00671AC6">
      <w:pPr>
        <w:numPr>
          <w:ilvl w:val="0"/>
          <w:numId w:val="93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Uptime </w:t>
      </w:r>
      <w:r>
        <w:rPr>
          <w:rStyle w:val="a6"/>
          <w:rFonts w:ascii="맑은 고딕" w:eastAsia="맑은 고딕" w:hAnsi="맑은 고딕" w:hint="eastAsia"/>
          <w:color w:val="222222"/>
        </w:rPr>
        <w:t>모니터</w:t>
      </w:r>
      <w:r>
        <w:rPr>
          <w:rFonts w:ascii="맑은 고딕" w:eastAsia="맑은 고딕" w:hAnsi="맑은 고딕" w:hint="eastAsia"/>
          <w:color w:val="222222"/>
        </w:rPr>
        <w:t>: BetterStack, Pingdom</w:t>
      </w:r>
    </w:p>
    <w:p w14:paraId="2790A50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K.2 </w:t>
      </w:r>
      <w:r>
        <w:rPr>
          <w:rFonts w:ascii="맑은 고딕" w:eastAsia="맑은 고딕" w:hAnsi="맑은 고딕" w:hint="eastAsia"/>
          <w:color w:val="222222"/>
        </w:rPr>
        <w:t>환경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분리</w:t>
      </w:r>
    </w:p>
    <w:p w14:paraId="73170AC0" w14:textId="77777777" w:rsidR="00671AC6" w:rsidRDefault="00671AC6">
      <w:pPr>
        <w:numPr>
          <w:ilvl w:val="0"/>
          <w:numId w:val="9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production(Vercel)</w:t>
      </w:r>
      <w:r>
        <w:rPr>
          <w:rFonts w:ascii="맑은 고딕" w:eastAsia="맑은 고딕" w:hAnsi="맑은 고딕" w:hint="eastAsia"/>
          <w:color w:val="222222"/>
        </w:rPr>
        <w:t>만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Style w:val="a6"/>
          <w:rFonts w:ascii="맑은 고딕" w:eastAsia="맑은 고딕" w:hAnsi="맑은 고딕" w:hint="eastAsia"/>
          <w:color w:val="222222"/>
        </w:rPr>
        <w:t>staging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환경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</w:t>
      </w:r>
    </w:p>
    <w:p w14:paraId="56045D76" w14:textId="77777777" w:rsidR="00671AC6" w:rsidRDefault="00671AC6">
      <w:pPr>
        <w:numPr>
          <w:ilvl w:val="0"/>
          <w:numId w:val="9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환경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별도</w:t>
      </w:r>
      <w:r>
        <w:rPr>
          <w:rFonts w:ascii="맑은 고딕" w:eastAsia="맑은 고딕" w:hAnsi="맑은 고딕" w:hint="eastAsia"/>
          <w:color w:val="222222"/>
        </w:rPr>
        <w:t xml:space="preserve"> Supabase project</w:t>
      </w:r>
    </w:p>
    <w:p w14:paraId="00825F7F" w14:textId="77777777" w:rsidR="00671AC6" w:rsidRDefault="00671AC6">
      <w:pPr>
        <w:numPr>
          <w:ilvl w:val="0"/>
          <w:numId w:val="94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마이그레이션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적용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수동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49646A2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K.3 CI/CD</w:t>
      </w:r>
    </w:p>
    <w:p w14:paraId="342070DF" w14:textId="77777777" w:rsidR="00671AC6" w:rsidRDefault="00671AC6">
      <w:pPr>
        <w:numPr>
          <w:ilvl w:val="0"/>
          <w:numId w:val="9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GitHub Actions:</w:t>
      </w:r>
    </w:p>
    <w:p w14:paraId="5B96ECF2" w14:textId="77777777" w:rsidR="00671AC6" w:rsidRDefault="00671AC6">
      <w:pPr>
        <w:numPr>
          <w:ilvl w:val="1"/>
          <w:numId w:val="9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PR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typecheck + lint + test</w:t>
      </w:r>
    </w:p>
    <w:p w14:paraId="480CDE83" w14:textId="77777777" w:rsidR="00671AC6" w:rsidRDefault="00671AC6">
      <w:pPr>
        <w:numPr>
          <w:ilvl w:val="1"/>
          <w:numId w:val="9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main merge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Vercel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deploy (</w:t>
      </w:r>
      <w:r>
        <w:rPr>
          <w:rFonts w:ascii="맑은 고딕" w:eastAsia="맑은 고딕" w:hAnsi="맑은 고딕" w:hint="eastAsia"/>
          <w:color w:val="222222"/>
        </w:rPr>
        <w:t>이미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됨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0C11A9D" w14:textId="77777777" w:rsidR="00671AC6" w:rsidRDefault="00671AC6">
      <w:pPr>
        <w:numPr>
          <w:ilvl w:val="1"/>
          <w:numId w:val="9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마이그레이션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dry-run + diff comment</w:t>
      </w:r>
    </w:p>
    <w:p w14:paraId="7B26B666" w14:textId="77777777" w:rsidR="00671AC6" w:rsidRDefault="00671AC6">
      <w:pPr>
        <w:numPr>
          <w:ilvl w:val="0"/>
          <w:numId w:val="95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테스트</w:t>
      </w:r>
      <w:r>
        <w:rPr>
          <w:rFonts w:ascii="맑은 고딕" w:eastAsia="맑은 고딕" w:hAnsi="맑은 고딕" w:hint="eastAsia"/>
          <w:color w:val="222222"/>
        </w:rPr>
        <w:t>:</w:t>
      </w:r>
    </w:p>
    <w:p w14:paraId="17305E32" w14:textId="77777777" w:rsidR="00671AC6" w:rsidRDefault="00671AC6">
      <w:pPr>
        <w:numPr>
          <w:ilvl w:val="1"/>
          <w:numId w:val="9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단위</w:t>
      </w:r>
      <w:r>
        <w:rPr>
          <w:rFonts w:ascii="맑은 고딕" w:eastAsia="맑은 고딕" w:hAnsi="맑은 고딕" w:hint="eastAsia"/>
          <w:color w:val="222222"/>
        </w:rPr>
        <w:t>: Vitest</w:t>
      </w:r>
    </w:p>
    <w:p w14:paraId="359A5073" w14:textId="77777777" w:rsidR="00671AC6" w:rsidRDefault="00671AC6">
      <w:pPr>
        <w:numPr>
          <w:ilvl w:val="1"/>
          <w:numId w:val="95"/>
        </w:numPr>
        <w:spacing w:before="100" w:beforeAutospacing="1" w:after="100" w:afterAutospacing="1"/>
        <w:ind w:left="180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E2E: Playwright (</w:t>
      </w:r>
      <w:r>
        <w:rPr>
          <w:rFonts w:ascii="맑은 고딕" w:eastAsia="맑은 고딕" w:hAnsi="맑은 고딕" w:hint="eastAsia"/>
          <w:color w:val="222222"/>
        </w:rPr>
        <w:t>로그인부터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저장까지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C0D0CA9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K.4 </w:t>
      </w:r>
      <w:r>
        <w:rPr>
          <w:rFonts w:ascii="맑은 고딕" w:eastAsia="맑은 고딕" w:hAnsi="맑은 고딕" w:hint="eastAsia"/>
          <w:color w:val="222222"/>
        </w:rPr>
        <w:t>백업·재해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복구</w:t>
      </w:r>
    </w:p>
    <w:p w14:paraId="1BABBB23" w14:textId="77777777" w:rsidR="00671AC6" w:rsidRDefault="00671AC6">
      <w:pPr>
        <w:numPr>
          <w:ilvl w:val="0"/>
          <w:numId w:val="9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Supabase </w:t>
      </w:r>
      <w:r>
        <w:rPr>
          <w:rFonts w:ascii="맑은 고딕" w:eastAsia="맑은 고딕" w:hAnsi="맑은 고딕" w:hint="eastAsia"/>
          <w:color w:val="222222"/>
        </w:rPr>
        <w:t>일별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백업</w:t>
      </w:r>
      <w:r>
        <w:rPr>
          <w:rFonts w:ascii="맑은 고딕" w:eastAsia="맑은 고딕" w:hAnsi="맑은 고딕" w:hint="eastAsia"/>
          <w:color w:val="222222"/>
        </w:rPr>
        <w:t xml:space="preserve"> (paid plan)</w:t>
      </w:r>
    </w:p>
    <w:p w14:paraId="2636FE6A" w14:textId="77777777" w:rsidR="00671AC6" w:rsidRDefault="00671AC6">
      <w:pPr>
        <w:numPr>
          <w:ilvl w:val="0"/>
          <w:numId w:val="9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Storage </w:t>
      </w:r>
      <w:r>
        <w:rPr>
          <w:rFonts w:ascii="맑은 고딕" w:eastAsia="맑은 고딕" w:hAnsi="맑은 고딕" w:hint="eastAsia"/>
          <w:color w:val="222222"/>
        </w:rPr>
        <w:t>별도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백업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다른</w:t>
      </w:r>
      <w:r>
        <w:rPr>
          <w:rFonts w:ascii="맑은 고딕" w:eastAsia="맑은 고딕" w:hAnsi="맑은 고딕" w:hint="eastAsia"/>
          <w:color w:val="222222"/>
        </w:rPr>
        <w:t xml:space="preserve"> region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S3)</w:t>
      </w:r>
    </w:p>
    <w:p w14:paraId="26CAF40A" w14:textId="77777777" w:rsidR="00671AC6" w:rsidRDefault="00671AC6">
      <w:pPr>
        <w:numPr>
          <w:ilvl w:val="0"/>
          <w:numId w:val="96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재해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복구</w:t>
      </w:r>
      <w:r>
        <w:rPr>
          <w:rFonts w:ascii="맑은 고딕" w:eastAsia="맑은 고딕" w:hAnsi="맑은 고딕" w:hint="eastAsia"/>
          <w:color w:val="222222"/>
        </w:rPr>
        <w:t xml:space="preserve"> runbook (DB </w:t>
      </w:r>
      <w:r>
        <w:rPr>
          <w:rFonts w:ascii="맑은 고딕" w:eastAsia="맑은 고딕" w:hAnsi="맑은 고딕" w:hint="eastAsia"/>
          <w:color w:val="222222"/>
        </w:rPr>
        <w:t>손실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복원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300DAB4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2~3</w:t>
      </w:r>
      <w:r>
        <w:rPr>
          <w:rFonts w:ascii="맑은 고딕" w:eastAsia="맑은 고딕" w:hAnsi="맑은 고딕" w:hint="eastAsia"/>
          <w:color w:val="222222"/>
        </w:rPr>
        <w:t>주</w:t>
      </w:r>
    </w:p>
    <w:p w14:paraId="62D318A2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74EBEA81">
          <v:rect id="_x0000_i1049" style="width:0;height:1.5pt" o:hralign="center" o:hrstd="t" o:hr="t" fillcolor="#a0a0a0" stroked="f"/>
        </w:pict>
      </w:r>
    </w:p>
    <w:p w14:paraId="5764F89C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L. </w:t>
      </w:r>
      <w:r>
        <w:rPr>
          <w:rFonts w:ascii="맑은 고딕" w:eastAsia="맑은 고딕" w:hAnsi="맑은 고딕" w:hint="eastAsia"/>
          <w:color w:val="222222"/>
        </w:rPr>
        <w:t>보안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상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7A258E1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L.1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</w:t>
      </w:r>
    </w:p>
    <w:p w14:paraId="0A389246" w14:textId="77777777" w:rsidR="00671AC6" w:rsidRDefault="00671AC6">
      <w:pPr>
        <w:numPr>
          <w:ilvl w:val="0"/>
          <w:numId w:val="9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Supabase Auth + RLS </w:t>
      </w:r>
      <w:r>
        <w:rPr>
          <w:rFonts w:ascii="맑은 고딕" w:eastAsia="맑은 고딕" w:hAnsi="맑은 고딕" w:hint="eastAsia"/>
          <w:color w:val="222222"/>
        </w:rPr>
        <w:t>기본</w:t>
      </w:r>
    </w:p>
    <w:p w14:paraId="37503570" w14:textId="77777777" w:rsidR="00671AC6" w:rsidRDefault="00671AC6">
      <w:pPr>
        <w:numPr>
          <w:ilvl w:val="0"/>
          <w:numId w:val="9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HTTPS (Vercel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1B1ED165" w14:textId="77777777" w:rsidR="00671AC6" w:rsidRDefault="00671AC6">
      <w:pPr>
        <w:numPr>
          <w:ilvl w:val="0"/>
          <w:numId w:val="97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Secret</w:t>
      </w:r>
      <w:r>
        <w:rPr>
          <w:rFonts w:ascii="맑은 고딕" w:eastAsia="맑은 고딕" w:hAnsi="맑은 고딕" w:hint="eastAsia"/>
          <w:color w:val="222222"/>
        </w:rPr>
        <w:t>은</w:t>
      </w:r>
      <w:r>
        <w:rPr>
          <w:rFonts w:ascii="맑은 고딕" w:eastAsia="맑은 고딕" w:hAnsi="맑은 고딕" w:hint="eastAsia"/>
          <w:color w:val="222222"/>
        </w:rPr>
        <w:t xml:space="preserve"> env</w:t>
      </w:r>
    </w:p>
    <w:p w14:paraId="0853E304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L.2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보강</w:t>
      </w:r>
    </w:p>
    <w:p w14:paraId="1538C355" w14:textId="77777777" w:rsidR="00671AC6" w:rsidRDefault="00671AC6">
      <w:pPr>
        <w:numPr>
          <w:ilvl w:val="0"/>
          <w:numId w:val="9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Rate limiting</w:t>
      </w:r>
      <w:r>
        <w:rPr>
          <w:rFonts w:ascii="맑은 고딕" w:eastAsia="맑은 고딕" w:hAnsi="맑은 고딕" w:hint="eastAsia"/>
          <w:color w:val="222222"/>
        </w:rPr>
        <w:t xml:space="preserve">: AI </w:t>
      </w:r>
      <w:r>
        <w:rPr>
          <w:rFonts w:ascii="맑은 고딕" w:eastAsia="맑은 고딕" w:hAnsi="맑은 고딕" w:hint="eastAsia"/>
          <w:color w:val="222222"/>
        </w:rPr>
        <w:t>호출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검색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댓글</w:t>
      </w:r>
      <w:r>
        <w:rPr>
          <w:rFonts w:ascii="맑은 고딕" w:eastAsia="맑은 고딕" w:hAnsi="맑은 고딕" w:hint="eastAsia"/>
          <w:color w:val="222222"/>
        </w:rPr>
        <w:t xml:space="preserve"> (Upstash Redis </w:t>
      </w:r>
      <w:r>
        <w:rPr>
          <w:rFonts w:ascii="맑은 고딕" w:eastAsia="맑은 고딕" w:hAnsi="맑은 고딕" w:hint="eastAsia"/>
          <w:color w:val="222222"/>
        </w:rPr>
        <w:t>또는</w:t>
      </w:r>
      <w:r>
        <w:rPr>
          <w:rFonts w:ascii="맑은 고딕" w:eastAsia="맑은 고딕" w:hAnsi="맑은 고딕" w:hint="eastAsia"/>
          <w:color w:val="222222"/>
        </w:rPr>
        <w:t xml:space="preserve"> Vercel Edge Config)</w:t>
      </w:r>
    </w:p>
    <w:p w14:paraId="3DAA542B" w14:textId="77777777" w:rsidR="00671AC6" w:rsidRDefault="00671AC6">
      <w:pPr>
        <w:numPr>
          <w:ilvl w:val="0"/>
          <w:numId w:val="9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CSRF</w:t>
      </w:r>
      <w:r>
        <w:rPr>
          <w:rFonts w:ascii="맑은 고딕" w:eastAsia="맑은 고딕" w:hAnsi="맑은 고딕" w:hint="eastAsia"/>
          <w:color w:val="222222"/>
        </w:rPr>
        <w:t>: Next.js Server Actions</w:t>
      </w:r>
      <w:r>
        <w:rPr>
          <w:rFonts w:ascii="맑은 고딕" w:eastAsia="맑은 고딕" w:hAnsi="맑은 고딕" w:hint="eastAsia"/>
          <w:color w:val="222222"/>
        </w:rPr>
        <w:t>은</w:t>
      </w:r>
      <w:r>
        <w:rPr>
          <w:rFonts w:ascii="맑은 고딕" w:eastAsia="맑은 고딕" w:hAnsi="맑은 고딕" w:hint="eastAsia"/>
          <w:color w:val="222222"/>
        </w:rPr>
        <w:t xml:space="preserve"> default protection </w:t>
      </w:r>
      <w:r>
        <w:rPr>
          <w:rFonts w:ascii="맑은 고딕" w:eastAsia="맑은 고딕" w:hAnsi="맑은 고딕" w:hint="eastAsia"/>
          <w:color w:val="222222"/>
        </w:rPr>
        <w:t>있지만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점검</w:t>
      </w:r>
    </w:p>
    <w:p w14:paraId="4A6BC99E" w14:textId="77777777" w:rsidR="00671AC6" w:rsidRDefault="00671AC6">
      <w:pPr>
        <w:numPr>
          <w:ilvl w:val="0"/>
          <w:numId w:val="9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CSP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헤더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명시</w:t>
      </w:r>
      <w:r>
        <w:rPr>
          <w:rFonts w:ascii="맑은 고딕" w:eastAsia="맑은 고딕" w:hAnsi="맑은 고딕" w:hint="eastAsia"/>
          <w:color w:val="222222"/>
        </w:rPr>
        <w:t xml:space="preserve"> (XSS </w:t>
      </w:r>
      <w:r>
        <w:rPr>
          <w:rFonts w:ascii="맑은 고딕" w:eastAsia="맑은 고딕" w:hAnsi="맑은 고딕" w:hint="eastAsia"/>
          <w:color w:val="222222"/>
        </w:rPr>
        <w:t>추가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방어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24227DA1" w14:textId="77777777" w:rsidR="00671AC6" w:rsidRDefault="00671AC6">
      <w:pPr>
        <w:numPr>
          <w:ilvl w:val="0"/>
          <w:numId w:val="9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API key </w:t>
      </w:r>
      <w:r>
        <w:rPr>
          <w:rStyle w:val="a6"/>
          <w:rFonts w:ascii="맑은 고딕" w:eastAsia="맑은 고딕" w:hAnsi="맑은 고딕" w:hint="eastAsia"/>
          <w:color w:val="222222"/>
        </w:rPr>
        <w:t>로테이션</w:t>
      </w:r>
      <w:r>
        <w:rPr>
          <w:rFonts w:ascii="맑은 고딕" w:eastAsia="맑은 고딕" w:hAnsi="맑은 고딕" w:hint="eastAsia"/>
          <w:color w:val="222222"/>
        </w:rPr>
        <w:t xml:space="preserve">: ANTHROPIC_API_KEY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주기적</w:t>
      </w:r>
    </w:p>
    <w:p w14:paraId="5A3A4B0D" w14:textId="77777777" w:rsidR="00671AC6" w:rsidRDefault="00671AC6">
      <w:pPr>
        <w:numPr>
          <w:ilvl w:val="0"/>
          <w:numId w:val="9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Secret scanning</w:t>
      </w:r>
      <w:r>
        <w:rPr>
          <w:rFonts w:ascii="맑은 고딕" w:eastAsia="맑은 고딕" w:hAnsi="맑은 고딕" w:hint="eastAsia"/>
          <w:color w:val="222222"/>
        </w:rPr>
        <w:t xml:space="preserve">: GitHub secret scanning </w:t>
      </w:r>
      <w:r>
        <w:rPr>
          <w:rFonts w:ascii="맑은 고딕" w:eastAsia="맑은 고딕" w:hAnsi="맑은 고딕" w:hint="eastAsia"/>
          <w:color w:val="222222"/>
        </w:rPr>
        <w:t>활성</w:t>
      </w:r>
    </w:p>
    <w:p w14:paraId="095E0918" w14:textId="77777777" w:rsidR="00671AC6" w:rsidRDefault="00671AC6">
      <w:pPr>
        <w:numPr>
          <w:ilvl w:val="0"/>
          <w:numId w:val="9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Pen test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외부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검토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출시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778F8940" w14:textId="77777777" w:rsidR="00671AC6" w:rsidRDefault="00671AC6">
      <w:pPr>
        <w:numPr>
          <w:ilvl w:val="0"/>
          <w:numId w:val="9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본문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sanitization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입력</w:t>
      </w:r>
      <w:r>
        <w:rPr>
          <w:rFonts w:ascii="맑은 고딕" w:eastAsia="맑은 고딕" w:hAnsi="맑은 고딕" w:hint="eastAsia"/>
          <w:color w:val="222222"/>
        </w:rPr>
        <w:t xml:space="preserve"> HTML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HTML"/>
          <w:color w:val="222222"/>
        </w:rPr>
        <w:t>&lt;script&gt;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차단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contenteditable</w:t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partially </w:t>
      </w:r>
      <w:r>
        <w:rPr>
          <w:rFonts w:ascii="맑은 고딕" w:eastAsia="맑은 고딕" w:hAnsi="맑은 고딕" w:hint="eastAsia"/>
          <w:color w:val="222222"/>
        </w:rPr>
        <w:t>차단하지만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검증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8914A8B" w14:textId="77777777" w:rsidR="00671AC6" w:rsidRDefault="00671AC6">
      <w:pPr>
        <w:numPr>
          <w:ilvl w:val="0"/>
          <w:numId w:val="98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CSP nonce</w:t>
      </w:r>
      <w:r>
        <w:rPr>
          <w:rFonts w:ascii="맑은 고딕" w:eastAsia="맑은 고딕" w:hAnsi="맑은 고딕" w:hint="eastAsia"/>
          <w:color w:val="222222"/>
        </w:rPr>
        <w:t xml:space="preserve">: inline </w:t>
      </w:r>
      <w:r>
        <w:rPr>
          <w:rFonts w:ascii="맑은 고딕" w:eastAsia="맑은 고딕" w:hAnsi="맑은 고딕" w:hint="eastAsia"/>
          <w:color w:val="222222"/>
        </w:rPr>
        <w:t>스타일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중인데</w:t>
      </w:r>
      <w:r>
        <w:rPr>
          <w:rFonts w:ascii="맑은 고딕" w:eastAsia="맑은 고딕" w:hAnsi="맑은 고딕" w:hint="eastAsia"/>
          <w:color w:val="222222"/>
        </w:rPr>
        <w:t xml:space="preserve"> nonce </w:t>
      </w:r>
      <w:r>
        <w:rPr>
          <w:rFonts w:ascii="맑은 고딕" w:eastAsia="맑은 고딕" w:hAnsi="맑은 고딕" w:hint="eastAsia"/>
          <w:color w:val="222222"/>
        </w:rPr>
        <w:t>처리</w:t>
      </w:r>
    </w:p>
    <w:p w14:paraId="58E59EB8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2~3</w:t>
      </w:r>
      <w:r>
        <w:rPr>
          <w:rFonts w:ascii="맑은 고딕" w:eastAsia="맑은 고딕" w:hAnsi="맑은 고딕" w:hint="eastAsia"/>
          <w:color w:val="222222"/>
        </w:rPr>
        <w:t>주</w:t>
      </w:r>
    </w:p>
    <w:p w14:paraId="7C06EC15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19905605">
          <v:rect id="_x0000_i1050" style="width:0;height:1.5pt" o:hralign="center" o:hrstd="t" o:hr="t" fillcolor="#a0a0a0" stroked="f"/>
        </w:pict>
      </w:r>
    </w:p>
    <w:p w14:paraId="309BC968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M.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온보딩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38A6449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M.1 </w:t>
      </w:r>
      <w:r>
        <w:rPr>
          <w:rFonts w:ascii="맑은 고딕" w:eastAsia="맑은 고딕" w:hAnsi="맑은 고딕" w:hint="eastAsia"/>
          <w:color w:val="222222"/>
        </w:rPr>
        <w:t>현재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한계</w:t>
      </w:r>
    </w:p>
    <w:p w14:paraId="4F3625A0" w14:textId="77777777" w:rsidR="00671AC6" w:rsidRDefault="00671AC6">
      <w:pPr>
        <w:numPr>
          <w:ilvl w:val="0"/>
          <w:numId w:val="9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신입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온보딩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뷰는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있지만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콘텐츠는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샘플</w:t>
      </w:r>
    </w:p>
    <w:p w14:paraId="6B4E548C" w14:textId="77777777" w:rsidR="00671AC6" w:rsidRDefault="00671AC6">
      <w:pPr>
        <w:numPr>
          <w:ilvl w:val="0"/>
          <w:numId w:val="99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신규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흐름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없음</w:t>
      </w:r>
    </w:p>
    <w:p w14:paraId="370E6E81" w14:textId="77777777" w:rsidR="00671AC6" w:rsidRDefault="00671AC6">
      <w:pPr>
        <w:pStyle w:val="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M.2 </w:t>
      </w:r>
      <w:r>
        <w:rPr>
          <w:rFonts w:ascii="맑은 고딕" w:eastAsia="맑은 고딕" w:hAnsi="맑은 고딕" w:hint="eastAsia"/>
          <w:color w:val="222222"/>
        </w:rPr>
        <w:t>필요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사항</w:t>
      </w:r>
    </w:p>
    <w:p w14:paraId="3FB21737" w14:textId="77777777" w:rsidR="00671AC6" w:rsidRDefault="00671AC6">
      <w:pPr>
        <w:numPr>
          <w:ilvl w:val="0"/>
          <w:numId w:val="10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초대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시스템</w:t>
      </w:r>
      <w:r>
        <w:rPr>
          <w:rFonts w:ascii="맑은 고딕" w:eastAsia="맑은 고딕" w:hAnsi="맑은 고딕" w:hint="eastAsia"/>
          <w:color w:val="222222"/>
        </w:rPr>
        <w:t>: admin</w:t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이메일로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초대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할당</w:t>
      </w:r>
    </w:p>
    <w:p w14:paraId="2E317658" w14:textId="77777777" w:rsidR="00671AC6" w:rsidRDefault="00671AC6">
      <w:pPr>
        <w:numPr>
          <w:ilvl w:val="0"/>
          <w:numId w:val="10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첫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로그인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가이드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인터랙티브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투어</w:t>
      </w:r>
      <w:r>
        <w:rPr>
          <w:rFonts w:ascii="맑은 고딕" w:eastAsia="맑은 고딕" w:hAnsi="맑은 고딕" w:hint="eastAsia"/>
          <w:color w:val="222222"/>
        </w:rPr>
        <w:t xml:space="preserve"> (Driver.js, Shepherd.js)</w:t>
      </w:r>
    </w:p>
    <w:p w14:paraId="3A95CDE2" w14:textId="77777777" w:rsidR="00671AC6" w:rsidRDefault="00671AC6">
      <w:pPr>
        <w:numPr>
          <w:ilvl w:val="0"/>
          <w:numId w:val="10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온보딩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콘텐츠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관리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UI</w:t>
      </w:r>
      <w:r>
        <w:rPr>
          <w:rFonts w:ascii="맑은 고딕" w:eastAsia="맑은 고딕" w:hAnsi="맑은 고딕" w:hint="eastAsia"/>
          <w:color w:val="222222"/>
        </w:rPr>
        <w:t>: admin</w:t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신입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학습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경로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편집</w:t>
      </w:r>
    </w:p>
    <w:p w14:paraId="20082E9F" w14:textId="77777777" w:rsidR="00671AC6" w:rsidRDefault="00671AC6">
      <w:pPr>
        <w:numPr>
          <w:ilvl w:val="0"/>
          <w:numId w:val="10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진행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게이미피케이션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배지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진행률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막대</w:t>
      </w:r>
    </w:p>
    <w:p w14:paraId="74F1433B" w14:textId="77777777" w:rsidR="00671AC6" w:rsidRDefault="00671AC6">
      <w:pPr>
        <w:numPr>
          <w:ilvl w:val="0"/>
          <w:numId w:val="100"/>
        </w:numPr>
        <w:spacing w:before="100" w:beforeAutospacing="1" w:after="100" w:afterAutospacing="1"/>
        <w:ind w:left="108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수료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인증</w:t>
      </w:r>
      <w:r>
        <w:rPr>
          <w:rFonts w:ascii="맑은 고딕" w:eastAsia="맑은 고딕" w:hAnsi="맑은 고딕" w:hint="eastAsia"/>
          <w:color w:val="222222"/>
        </w:rPr>
        <w:t xml:space="preserve">: </w:t>
      </w:r>
      <w:r>
        <w:rPr>
          <w:rFonts w:ascii="맑은 고딕" w:eastAsia="맑은 고딕" w:hAnsi="맑은 고딕" w:hint="eastAsia"/>
          <w:color w:val="222222"/>
        </w:rPr>
        <w:t>퀴즈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통과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인증서</w:t>
      </w:r>
      <w:r>
        <w:rPr>
          <w:rFonts w:ascii="맑은 고딕" w:eastAsia="맑은 고딕" w:hAnsi="맑은 고딕" w:hint="eastAsia"/>
          <w:color w:val="222222"/>
        </w:rPr>
        <w:t xml:space="preserve"> PDF</w:t>
      </w:r>
    </w:p>
    <w:p w14:paraId="66AD147C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추정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공수</w:t>
      </w:r>
      <w:r>
        <w:rPr>
          <w:rFonts w:ascii="맑은 고딕" w:eastAsia="맑은 고딕" w:hAnsi="맑은 고딕" w:hint="eastAsia"/>
          <w:color w:val="222222"/>
        </w:rPr>
        <w:t>: 2~3</w:t>
      </w:r>
      <w:r>
        <w:rPr>
          <w:rFonts w:ascii="맑은 고딕" w:eastAsia="맑은 고딕" w:hAnsi="맑은 고딕" w:hint="eastAsia"/>
          <w:color w:val="222222"/>
        </w:rPr>
        <w:t>주</w:t>
      </w:r>
    </w:p>
    <w:p w14:paraId="18F7C22D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5140BABB">
          <v:rect id="_x0000_i1051" style="width:0;height:1.5pt" o:hralign="center" o:hrstd="t" o:hr="t" fillcolor="#a0a0a0" stroked="f"/>
        </w:pict>
      </w:r>
    </w:p>
    <w:p w14:paraId="73E0E5C0" w14:textId="77777777" w:rsidR="00671AC6" w:rsidRDefault="00671AC6">
      <w:pPr>
        <w:pStyle w:val="1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부록</w:t>
      </w:r>
    </w:p>
    <w:p w14:paraId="15DAF9CD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부록</w:t>
      </w:r>
      <w:r>
        <w:rPr>
          <w:rFonts w:ascii="맑은 고딕" w:eastAsia="맑은 고딕" w:hAnsi="맑은 고딕" w:hint="eastAsia"/>
          <w:color w:val="222222"/>
        </w:rPr>
        <w:t xml:space="preserve"> A. </w:t>
      </w:r>
      <w:r>
        <w:rPr>
          <w:rFonts w:ascii="맑은 고딕" w:eastAsia="맑은 고딕" w:hAnsi="맑은 고딕" w:hint="eastAsia"/>
          <w:color w:val="222222"/>
        </w:rPr>
        <w:t>마이그레이션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적용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체크리스트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최신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세션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기준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CADFB7A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본격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</w:t>
      </w:r>
      <w:r>
        <w:rPr>
          <w:rFonts w:ascii="맑은 고딕" w:eastAsia="맑은 고딕" w:hAnsi="맑은 고딕" w:hint="eastAsia"/>
          <w:color w:val="222222"/>
        </w:rPr>
        <w:t xml:space="preserve"> SQL Editor</w:t>
      </w:r>
      <w:r>
        <w:rPr>
          <w:rFonts w:ascii="맑은 고딕" w:eastAsia="맑은 고딕" w:hAnsi="맑은 고딕" w:hint="eastAsia"/>
          <w:color w:val="222222"/>
        </w:rPr>
        <w:t>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다음을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순서대로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실행</w:t>
      </w:r>
      <w:r>
        <w:rPr>
          <w:rFonts w:ascii="맑은 고딕" w:eastAsia="맑은 고딕" w:hAnsi="맑은 고딕" w:hint="eastAsia"/>
          <w:color w:val="222222"/>
        </w:rPr>
        <w:t>:</w:t>
      </w:r>
    </w:p>
    <w:p w14:paraId="09952E2C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supabase/migrations/0014_page_stats_writes.sql</w:t>
      </w:r>
    </w:p>
    <w:p w14:paraId="3B18FFF6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supabase/migrations/0015_verifications_writes.sql</w:t>
      </w:r>
    </w:p>
    <w:p w14:paraId="49206020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supabase/migrations/0016_comment_threads.sql</w:t>
      </w:r>
    </w:p>
    <w:p w14:paraId="7A148AB5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supabase/migrations/0017_whats_new_auto.sql</w:t>
      </w:r>
    </w:p>
    <w:p w14:paraId="011A2EDB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supabase/migrations/0018_search.sql</w:t>
      </w:r>
    </w:p>
    <w:p w14:paraId="648426A7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적용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확인</w:t>
      </w:r>
      <w:r>
        <w:rPr>
          <w:rFonts w:ascii="맑은 고딕" w:eastAsia="맑은 고딕" w:hAnsi="맑은 고딕" w:hint="eastAsia"/>
          <w:color w:val="222222"/>
        </w:rPr>
        <w:t>:</w:t>
      </w:r>
    </w:p>
    <w:p w14:paraId="3CCBBD1F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-- 0014</w:t>
      </w:r>
    </w:p>
    <w:p w14:paraId="6F231524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select proname from pg_proc where proname = 'record_page_stat';</w:t>
      </w:r>
    </w:p>
    <w:p w14:paraId="2FEEFFD7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-- 0015</w:t>
      </w:r>
    </w:p>
    <w:p w14:paraId="7ED99506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select count(*) from pg_policies where tablename = 'verifications';</w:t>
      </w:r>
    </w:p>
    <w:p w14:paraId="7C36F0AD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-- 0016</w:t>
      </w:r>
    </w:p>
    <w:p w14:paraId="62BC1375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select column_name from information_schema.columns</w:t>
      </w:r>
    </w:p>
    <w:p w14:paraId="64435E05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where table_name = 'comments' and column_name = 'parent_comment_id';</w:t>
      </w:r>
    </w:p>
    <w:p w14:paraId="077AE2F3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-- 0017</w:t>
      </w:r>
    </w:p>
    <w:p w14:paraId="106144CB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select tgname from pg_trigger where tgname = 'trg_versions_to_whats_new';</w:t>
      </w:r>
    </w:p>
    <w:p w14:paraId="7E98E247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-- 0018</w:t>
      </w:r>
    </w:p>
    <w:p w14:paraId="4A2DC962" w14:textId="77777777" w:rsidR="00671AC6" w:rsidRDefault="00671AC6">
      <w:pPr>
        <w:pStyle w:val="HTML0"/>
        <w:ind w:left="360" w:right="360"/>
        <w:divId w:val="1194344376"/>
        <w:rPr>
          <w:rStyle w:val="HTML"/>
          <w:color w:val="222222"/>
        </w:rPr>
      </w:pPr>
      <w:r>
        <w:rPr>
          <w:rStyle w:val="HTML"/>
          <w:color w:val="222222"/>
        </w:rPr>
        <w:t>select proname from pg_proc where proname = 'search_documents';</w:t>
      </w:r>
    </w:p>
    <w:p w14:paraId="59939DBA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부록</w:t>
      </w:r>
      <w:r>
        <w:rPr>
          <w:rFonts w:ascii="맑은 고딕" w:eastAsia="맑은 고딕" w:hAnsi="맑은 고딕" w:hint="eastAsia"/>
          <w:color w:val="222222"/>
        </w:rPr>
        <w:t xml:space="preserve"> B. </w:t>
      </w:r>
      <w:r>
        <w:rPr>
          <w:rFonts w:ascii="맑은 고딕" w:eastAsia="맑은 고딕" w:hAnsi="맑은 고딕" w:hint="eastAsia"/>
          <w:color w:val="222222"/>
        </w:rPr>
        <w:t>환경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848"/>
        <w:gridCol w:w="4832"/>
      </w:tblGrid>
      <w:tr w:rsidR="00000000" w14:paraId="06E6AF3B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16BC58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변수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44324A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4A352C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용도</w:t>
            </w:r>
          </w:p>
        </w:tc>
      </w:tr>
      <w:tr w:rsidR="00000000" w14:paraId="6256D03F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DD208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NEXT_PUBLIC_SUPABASE_URL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35E0C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Segoe UI Symbol" w:eastAsia="맑은 고딕" w:hAnsi="Segoe UI Symbol" w:cs="Segoe UI Symbol"/>
                <w:color w:val="222222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FD87FD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Supabase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프로젝트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URL</w:t>
            </w:r>
          </w:p>
        </w:tc>
      </w:tr>
      <w:tr w:rsidR="00000000" w14:paraId="12F32CD5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7FEAD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NEXT_PUBLIC_SUPABASE_ANON_KEY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60E77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Segoe UI Symbol" w:eastAsia="맑은 고딕" w:hAnsi="Segoe UI Symbol" w:cs="Segoe UI Symbol"/>
                <w:color w:val="222222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9B896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클라이언트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Supabase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키</w:t>
            </w:r>
          </w:p>
        </w:tc>
      </w:tr>
      <w:tr w:rsidR="00000000" w14:paraId="0D16BF22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0B96E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SUPABASE_SERVICE_ROLE_KEY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A83C1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Segoe UI Symbol" w:eastAsia="맑은 고딕" w:hAnsi="Segoe UI Symbol" w:cs="Segoe UI Symbol"/>
                <w:color w:val="222222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15E59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전용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admin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절대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클라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노출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금지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</w:tr>
      <w:tr w:rsidR="00000000" w14:paraId="33EEA972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AF41EF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ANTHROPIC_API_KEY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814BB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선택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424F7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AI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요약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챗봇용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없으면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두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기능이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graceful degradation</w:t>
            </w:r>
          </w:p>
        </w:tc>
      </w:tr>
    </w:tbl>
    <w:p w14:paraId="65E75CDE" w14:textId="77777777" w:rsidR="00671AC6" w:rsidRDefault="00671AC6">
      <w:pPr>
        <w:pStyle w:val="2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부록</w:t>
      </w:r>
      <w:r>
        <w:rPr>
          <w:rFonts w:ascii="맑은 고딕" w:eastAsia="맑은 고딕" w:hAnsi="맑은 고딕" w:hint="eastAsia"/>
          <w:color w:val="222222"/>
        </w:rPr>
        <w:t xml:space="preserve"> C. </w:t>
      </w:r>
      <w:r>
        <w:rPr>
          <w:rFonts w:ascii="맑은 고딕" w:eastAsia="맑은 고딕" w:hAnsi="맑은 고딕" w:hint="eastAsia"/>
          <w:color w:val="222222"/>
        </w:rPr>
        <w:t>운영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우선순위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매트릭스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419"/>
        <w:gridCol w:w="1773"/>
        <w:gridCol w:w="2957"/>
      </w:tblGrid>
      <w:tr w:rsidR="00000000" w14:paraId="6182BF6B" w14:textId="77777777">
        <w:trPr>
          <w:divId w:val="1194344376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E2A469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CA4256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5FB031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추정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공수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1F1F1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F6FE33" w14:textId="77777777" w:rsidR="00671AC6" w:rsidRDefault="00671AC6">
            <w:pPr>
              <w:spacing w:before="120" w:after="12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임팩트</w:t>
            </w:r>
          </w:p>
        </w:tc>
      </w:tr>
      <w:tr w:rsidR="00000000" w14:paraId="456DF218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F6645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A.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권한·조직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정교화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74D3E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최상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F1D42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3~4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63CAF5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다부서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운영의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전제</w:t>
            </w:r>
          </w:p>
        </w:tc>
      </w:tr>
      <w:tr w:rsidR="00000000" w14:paraId="754DC9E8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ED5B7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B.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관리자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콘솔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D98D9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최상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1897C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4~5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840F5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admin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일상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운영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도구</w:t>
            </w:r>
          </w:p>
        </w:tc>
      </w:tr>
      <w:tr w:rsidR="00000000" w14:paraId="47C9C3A5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47BDC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C.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워크플로우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보강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48FFF9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90A42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3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F69549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검토자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누락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방지·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SLA</w:t>
            </w:r>
          </w:p>
        </w:tc>
      </w:tr>
      <w:tr w:rsidR="00000000" w14:paraId="0CF3E4D7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637EA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D.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컴플라이언스·감사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FE0A0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D4A8E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2~3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61973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규제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대응</w:t>
            </w:r>
          </w:p>
        </w:tc>
      </w:tr>
      <w:tr w:rsidR="00000000" w14:paraId="2238DC8A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9ED25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E.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알림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시스템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F7287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D8628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2~3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48B44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engagement</w:t>
            </w:r>
          </w:p>
        </w:tc>
      </w:tr>
      <w:tr w:rsidR="00000000" w14:paraId="02F0743D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715E5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K.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운영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인프라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3C2E8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D0E60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2~3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165CB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안정성·확장성</w:t>
            </w:r>
          </w:p>
        </w:tc>
      </w:tr>
      <w:tr w:rsidR="00000000" w14:paraId="4A31A138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A7F6C4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L.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B2964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3CAAF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2~3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7798E7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출시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전제</w:t>
            </w:r>
          </w:p>
        </w:tc>
      </w:tr>
      <w:tr w:rsidR="00000000" w14:paraId="5311D9A6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02D03C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F. import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FB876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867321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3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FB845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기존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자산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이관</w:t>
            </w:r>
          </w:p>
        </w:tc>
      </w:tr>
      <w:tr w:rsidR="00000000" w14:paraId="02762B2F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D7846D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G.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검색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보강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00429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081BA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3~4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19023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콘텐츠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늘수록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중요</w:t>
            </w:r>
          </w:p>
        </w:tc>
      </w:tr>
      <w:tr w:rsidR="00000000" w14:paraId="0E71B7B7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63569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M.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온보딩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FD67ED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88B8BE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2~3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2430D2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신입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효율</w:t>
            </w:r>
          </w:p>
        </w:tc>
      </w:tr>
      <w:tr w:rsidR="00000000" w14:paraId="4B24958F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A1AFA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I.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모바일·접근성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DBD6FB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중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-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D3420F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3~4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9A225A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사용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환경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다변화</w:t>
            </w:r>
          </w:p>
        </w:tc>
      </w:tr>
      <w:tr w:rsidR="00000000" w14:paraId="5647E984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8A77FF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H.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실시간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협업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2A64CD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중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-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69ED48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4~8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C0B0B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동시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편집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필요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시</w:t>
            </w:r>
          </w:p>
        </w:tc>
      </w:tr>
      <w:tr w:rsidR="00000000" w14:paraId="226773B1" w14:textId="77777777">
        <w:trPr>
          <w:divId w:val="1194344376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D65E06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J.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외부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통합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E1C353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0F3B5D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통합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대상별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655480" w14:textId="77777777" w:rsidR="00671AC6" w:rsidRDefault="00671AC6">
            <w:pPr>
              <w:spacing w:before="120" w:after="12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통합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요건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발생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시</w:t>
            </w:r>
          </w:p>
        </w:tc>
      </w:tr>
    </w:tbl>
    <w:p w14:paraId="75CE01D3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 xml:space="preserve">MVP </w:t>
      </w:r>
      <w:r>
        <w:rPr>
          <w:rStyle w:val="a6"/>
          <w:rFonts w:ascii="맑은 고딕" w:eastAsia="맑은 고딕" w:hAnsi="맑은 고딕" w:hint="eastAsia"/>
          <w:color w:val="222222"/>
        </w:rPr>
        <w:t>운영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도입</w:t>
      </w:r>
      <w:r>
        <w:rPr>
          <w:rStyle w:val="a6"/>
          <w:rFonts w:ascii="맑은 고딕" w:eastAsia="맑은 고딕" w:hAnsi="맑은 고딕" w:hint="eastAsia"/>
          <w:color w:val="222222"/>
        </w:rPr>
        <w:t xml:space="preserve"> (</w:t>
      </w:r>
      <w:r>
        <w:rPr>
          <w:rStyle w:val="a6"/>
          <w:rFonts w:ascii="맑은 고딕" w:eastAsia="맑은 고딕" w:hAnsi="맑은 고딕" w:hint="eastAsia"/>
          <w:color w:val="222222"/>
        </w:rPr>
        <w:t>최소</w:t>
      </w:r>
      <w:r>
        <w:rPr>
          <w:rStyle w:val="a6"/>
          <w:rFonts w:ascii="맑은 고딕" w:eastAsia="맑은 고딕" w:hAnsi="맑은 고딕" w:hint="eastAsia"/>
          <w:color w:val="222222"/>
        </w:rPr>
        <w:t>)</w:t>
      </w:r>
      <w:r>
        <w:rPr>
          <w:rFonts w:ascii="맑은 고딕" w:eastAsia="맑은 고딕" w:hAnsi="맑은 고딕" w:hint="eastAsia"/>
          <w:color w:val="222222"/>
        </w:rPr>
        <w:t xml:space="preserve"> = A + B + C + E + K + L = </w:t>
      </w:r>
      <w:r>
        <w:rPr>
          <w:rFonts w:ascii="맑은 고딕" w:eastAsia="맑은 고딕" w:hAnsi="맑은 고딕" w:hint="eastAsia"/>
          <w:color w:val="222222"/>
        </w:rPr>
        <w:t>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16</w:t>
      </w:r>
      <w:del w:id="2" w:author="Unknown">
        <w:r>
          <w:rPr>
            <w:rStyle w:val="a6"/>
            <w:rFonts w:ascii="맑은 고딕" w:eastAsia="맑은 고딕" w:hAnsi="맑은 고딕" w:hint="eastAsia"/>
            <w:color w:val="222222"/>
          </w:rPr>
          <w:delText>22</w:delText>
        </w:r>
        <w:r>
          <w:rPr>
            <w:rStyle w:val="a6"/>
            <w:rFonts w:ascii="맑은 고딕" w:eastAsia="맑은 고딕" w:hAnsi="맑은 고딕" w:hint="eastAsia"/>
            <w:color w:val="222222"/>
          </w:rPr>
          <w:delText>주</w:delText>
        </w:r>
        <w:r>
          <w:rPr>
            <w:rStyle w:val="a6"/>
            <w:rFonts w:ascii="맑은 고딕" w:eastAsia="맑은 고딕" w:hAnsi="맑은 고딕" w:hint="eastAsia"/>
            <w:color w:val="222222"/>
          </w:rPr>
          <w:delText xml:space="preserve"> (4</w:delText>
        </w:r>
      </w:del>
      <w:r>
        <w:rPr>
          <w:rStyle w:val="a6"/>
          <w:rFonts w:ascii="맑은 고딕" w:eastAsia="맑은 고딕" w:hAnsi="맑은 고딕" w:hint="eastAsia"/>
          <w:color w:val="222222"/>
        </w:rPr>
        <w:t>5</w:t>
      </w:r>
      <w:r>
        <w:rPr>
          <w:rStyle w:val="a6"/>
          <w:rFonts w:ascii="맑은 고딕" w:eastAsia="맑은 고딕" w:hAnsi="맑은 고딕" w:hint="eastAsia"/>
          <w:color w:val="222222"/>
        </w:rPr>
        <w:t>개월</w:t>
      </w:r>
      <w:r>
        <w:rPr>
          <w:rStyle w:val="a6"/>
          <w:rFonts w:ascii="맑은 고딕" w:eastAsia="맑은 고딕" w:hAnsi="맑은 고딕" w:hint="eastAsia"/>
          <w:color w:val="222222"/>
        </w:rPr>
        <w:t>)</w:t>
      </w:r>
    </w:p>
    <w:p w14:paraId="7B28E227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6"/>
          <w:rFonts w:ascii="맑은 고딕" w:eastAsia="맑은 고딕" w:hAnsi="맑은 고딕" w:hint="eastAsia"/>
          <w:color w:val="222222"/>
        </w:rPr>
        <w:t>완전체</w:t>
      </w:r>
      <w:r>
        <w:rPr>
          <w:rFonts w:ascii="맑은 고딕" w:eastAsia="맑은 고딕" w:hAnsi="맑은 고딕" w:hint="eastAsia"/>
          <w:color w:val="222222"/>
        </w:rPr>
        <w:t xml:space="preserve"> = </w:t>
      </w:r>
      <w:r>
        <w:rPr>
          <w:rFonts w:ascii="맑은 고딕" w:eastAsia="맑은 고딕" w:hAnsi="맑은 고딕" w:hint="eastAsia"/>
          <w:color w:val="222222"/>
        </w:rPr>
        <w:t>위</w:t>
      </w:r>
      <w:r>
        <w:rPr>
          <w:rFonts w:ascii="맑은 고딕" w:eastAsia="맑은 고딕" w:hAnsi="맑은 고딕" w:hint="eastAsia"/>
          <w:color w:val="222222"/>
        </w:rPr>
        <w:t xml:space="preserve"> + D + F + G + M + I = </w:t>
      </w:r>
      <w:r>
        <w:rPr>
          <w:rFonts w:ascii="맑은 고딕" w:eastAsia="맑은 고딕" w:hAnsi="맑은 고딕" w:hint="eastAsia"/>
          <w:color w:val="222222"/>
        </w:rPr>
        <w:t>추가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6"/>
          <w:rFonts w:ascii="맑은 고딕" w:eastAsia="맑은 고딕" w:hAnsi="맑은 고딕" w:hint="eastAsia"/>
          <w:color w:val="222222"/>
        </w:rPr>
        <w:t>13~17</w:t>
      </w:r>
      <w:r>
        <w:rPr>
          <w:rStyle w:val="a6"/>
          <w:rFonts w:ascii="맑은 고딕" w:eastAsia="맑은 고딕" w:hAnsi="맑은 고딕" w:hint="eastAsia"/>
          <w:color w:val="222222"/>
        </w:rPr>
        <w:t>주</w:t>
      </w:r>
    </w:p>
    <w:p w14:paraId="6A78DE96" w14:textId="77777777" w:rsidR="00671AC6" w:rsidRDefault="00671AC6">
      <w:pPr>
        <w:spacing w:before="270" w:after="270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pict w14:anchorId="3B488BA0">
          <v:rect id="_x0000_i1052" style="width:0;height:1.5pt" o:hralign="center" o:hrstd="t" o:hr="t" fillcolor="#a0a0a0" stroked="f"/>
        </w:pict>
      </w:r>
    </w:p>
    <w:p w14:paraId="3A001A67" w14:textId="77777777" w:rsidR="00671AC6" w:rsidRDefault="00671AC6">
      <w:pPr>
        <w:pStyle w:val="a3"/>
        <w:ind w:left="360" w:right="360"/>
        <w:divId w:val="1194344376"/>
        <w:rPr>
          <w:rFonts w:ascii="맑은 고딕" w:eastAsia="맑은 고딕" w:hAnsi="맑은 고딕" w:hint="eastAsia"/>
          <w:color w:val="222222"/>
        </w:rPr>
      </w:pPr>
      <w:r>
        <w:rPr>
          <w:rStyle w:val="a7"/>
          <w:rFonts w:ascii="맑은 고딕" w:eastAsia="맑은 고딕" w:hAnsi="맑은 고딕" w:hint="eastAsia"/>
          <w:color w:val="222222"/>
        </w:rPr>
        <w:t>문서</w:t>
      </w:r>
      <w:r>
        <w:rPr>
          <w:rStyle w:val="a7"/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a7"/>
          <w:rFonts w:ascii="맑은 고딕" w:eastAsia="맑은 고딕" w:hAnsi="맑은 고딕" w:hint="eastAsia"/>
          <w:color w:val="222222"/>
        </w:rPr>
        <w:t>끝</w:t>
      </w:r>
      <w:r>
        <w:rPr>
          <w:rStyle w:val="a7"/>
          <w:rFonts w:ascii="맑은 고딕" w:eastAsia="맑은 고딕" w:hAnsi="맑은 고딕" w:hint="eastAsia"/>
          <w:color w:val="222222"/>
        </w:rPr>
        <w:t>.</w:t>
      </w:r>
    </w:p>
    <w:sectPr w:rsidR="00671A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1F1C1" w14:textId="77777777" w:rsidR="00671AC6" w:rsidRDefault="00671AC6" w:rsidP="00727CE5">
      <w:r>
        <w:separator/>
      </w:r>
    </w:p>
  </w:endnote>
  <w:endnote w:type="continuationSeparator" w:id="0">
    <w:p w14:paraId="7337F76F" w14:textId="77777777" w:rsidR="00671AC6" w:rsidRDefault="00671AC6" w:rsidP="00727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3A6A" w14:textId="77777777" w:rsidR="00671AC6" w:rsidRDefault="00671AC6" w:rsidP="00727CE5">
      <w:r>
        <w:separator/>
      </w:r>
    </w:p>
  </w:footnote>
  <w:footnote w:type="continuationSeparator" w:id="0">
    <w:p w14:paraId="2F433B37" w14:textId="77777777" w:rsidR="00671AC6" w:rsidRDefault="00671AC6" w:rsidP="00727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2BD"/>
    <w:multiLevelType w:val="multilevel"/>
    <w:tmpl w:val="63F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2313"/>
    <w:multiLevelType w:val="multilevel"/>
    <w:tmpl w:val="879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4AE4"/>
    <w:multiLevelType w:val="multilevel"/>
    <w:tmpl w:val="C86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B5757"/>
    <w:multiLevelType w:val="multilevel"/>
    <w:tmpl w:val="F54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247CC"/>
    <w:multiLevelType w:val="multilevel"/>
    <w:tmpl w:val="50F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A5DBA"/>
    <w:multiLevelType w:val="multilevel"/>
    <w:tmpl w:val="D38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A7CB1"/>
    <w:multiLevelType w:val="multilevel"/>
    <w:tmpl w:val="D0B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617DB"/>
    <w:multiLevelType w:val="multilevel"/>
    <w:tmpl w:val="C70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B268C"/>
    <w:multiLevelType w:val="multilevel"/>
    <w:tmpl w:val="FD8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47280"/>
    <w:multiLevelType w:val="multilevel"/>
    <w:tmpl w:val="E1A0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404E7"/>
    <w:multiLevelType w:val="multilevel"/>
    <w:tmpl w:val="924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11FCD"/>
    <w:multiLevelType w:val="multilevel"/>
    <w:tmpl w:val="4E6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11639"/>
    <w:multiLevelType w:val="multilevel"/>
    <w:tmpl w:val="64E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40256"/>
    <w:multiLevelType w:val="multilevel"/>
    <w:tmpl w:val="BA9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D1131"/>
    <w:multiLevelType w:val="multilevel"/>
    <w:tmpl w:val="4A02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E085B"/>
    <w:multiLevelType w:val="multilevel"/>
    <w:tmpl w:val="869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52C81"/>
    <w:multiLevelType w:val="multilevel"/>
    <w:tmpl w:val="202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D3687"/>
    <w:multiLevelType w:val="multilevel"/>
    <w:tmpl w:val="14F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811AA"/>
    <w:multiLevelType w:val="multilevel"/>
    <w:tmpl w:val="9A7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947AF"/>
    <w:multiLevelType w:val="multilevel"/>
    <w:tmpl w:val="720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036AF"/>
    <w:multiLevelType w:val="multilevel"/>
    <w:tmpl w:val="18C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961DA"/>
    <w:multiLevelType w:val="multilevel"/>
    <w:tmpl w:val="47B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D7BFA"/>
    <w:multiLevelType w:val="multilevel"/>
    <w:tmpl w:val="11F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94710"/>
    <w:multiLevelType w:val="multilevel"/>
    <w:tmpl w:val="C2D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65489"/>
    <w:multiLevelType w:val="multilevel"/>
    <w:tmpl w:val="9BA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1935F7"/>
    <w:multiLevelType w:val="multilevel"/>
    <w:tmpl w:val="1A2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C290E"/>
    <w:multiLevelType w:val="multilevel"/>
    <w:tmpl w:val="7C3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C57C0"/>
    <w:multiLevelType w:val="multilevel"/>
    <w:tmpl w:val="518C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6A4DE8"/>
    <w:multiLevelType w:val="multilevel"/>
    <w:tmpl w:val="FDB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82592A"/>
    <w:multiLevelType w:val="multilevel"/>
    <w:tmpl w:val="E3D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1E5959"/>
    <w:multiLevelType w:val="multilevel"/>
    <w:tmpl w:val="074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9740B"/>
    <w:multiLevelType w:val="multilevel"/>
    <w:tmpl w:val="125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D6718"/>
    <w:multiLevelType w:val="multilevel"/>
    <w:tmpl w:val="87B6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377A0"/>
    <w:multiLevelType w:val="multilevel"/>
    <w:tmpl w:val="2A5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BC0CFF"/>
    <w:multiLevelType w:val="multilevel"/>
    <w:tmpl w:val="7F7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12047C"/>
    <w:multiLevelType w:val="multilevel"/>
    <w:tmpl w:val="779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F77E5"/>
    <w:multiLevelType w:val="multilevel"/>
    <w:tmpl w:val="974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4A551B"/>
    <w:multiLevelType w:val="multilevel"/>
    <w:tmpl w:val="4EE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CE7D64"/>
    <w:multiLevelType w:val="multilevel"/>
    <w:tmpl w:val="81A4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E276FB"/>
    <w:multiLevelType w:val="multilevel"/>
    <w:tmpl w:val="96E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E27E37"/>
    <w:multiLevelType w:val="multilevel"/>
    <w:tmpl w:val="89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4072E"/>
    <w:multiLevelType w:val="multilevel"/>
    <w:tmpl w:val="457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5C6081"/>
    <w:multiLevelType w:val="multilevel"/>
    <w:tmpl w:val="ED9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926397"/>
    <w:multiLevelType w:val="multilevel"/>
    <w:tmpl w:val="D6C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D125A5"/>
    <w:multiLevelType w:val="multilevel"/>
    <w:tmpl w:val="A846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3599F"/>
    <w:multiLevelType w:val="multilevel"/>
    <w:tmpl w:val="C70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1233C5"/>
    <w:multiLevelType w:val="multilevel"/>
    <w:tmpl w:val="A49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984DB1"/>
    <w:multiLevelType w:val="multilevel"/>
    <w:tmpl w:val="9EE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76538E"/>
    <w:multiLevelType w:val="multilevel"/>
    <w:tmpl w:val="66C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8D3603"/>
    <w:multiLevelType w:val="multilevel"/>
    <w:tmpl w:val="9A9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900BE5"/>
    <w:multiLevelType w:val="multilevel"/>
    <w:tmpl w:val="1D0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981F43"/>
    <w:multiLevelType w:val="multilevel"/>
    <w:tmpl w:val="26B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C857C7"/>
    <w:multiLevelType w:val="multilevel"/>
    <w:tmpl w:val="798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0C71FD"/>
    <w:multiLevelType w:val="multilevel"/>
    <w:tmpl w:val="70F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4F6594"/>
    <w:multiLevelType w:val="multilevel"/>
    <w:tmpl w:val="420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4D37B1"/>
    <w:multiLevelType w:val="multilevel"/>
    <w:tmpl w:val="874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EB7AF6"/>
    <w:multiLevelType w:val="multilevel"/>
    <w:tmpl w:val="1A80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F131C7"/>
    <w:multiLevelType w:val="multilevel"/>
    <w:tmpl w:val="BC8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5D5233"/>
    <w:multiLevelType w:val="multilevel"/>
    <w:tmpl w:val="6372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02E1D"/>
    <w:multiLevelType w:val="multilevel"/>
    <w:tmpl w:val="A1F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B4596C"/>
    <w:multiLevelType w:val="multilevel"/>
    <w:tmpl w:val="A078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5B3FF9"/>
    <w:multiLevelType w:val="multilevel"/>
    <w:tmpl w:val="08C0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1A2FB2"/>
    <w:multiLevelType w:val="multilevel"/>
    <w:tmpl w:val="1E0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1B2737"/>
    <w:multiLevelType w:val="multilevel"/>
    <w:tmpl w:val="4CA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46076C"/>
    <w:multiLevelType w:val="multilevel"/>
    <w:tmpl w:val="F74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F811CE"/>
    <w:multiLevelType w:val="multilevel"/>
    <w:tmpl w:val="9D1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4E03DA"/>
    <w:multiLevelType w:val="multilevel"/>
    <w:tmpl w:val="C34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3B3602"/>
    <w:multiLevelType w:val="multilevel"/>
    <w:tmpl w:val="704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A4644B"/>
    <w:multiLevelType w:val="multilevel"/>
    <w:tmpl w:val="C44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903541"/>
    <w:multiLevelType w:val="multilevel"/>
    <w:tmpl w:val="98F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3C4EC8"/>
    <w:multiLevelType w:val="multilevel"/>
    <w:tmpl w:val="2DE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172198"/>
    <w:multiLevelType w:val="multilevel"/>
    <w:tmpl w:val="128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64047D"/>
    <w:multiLevelType w:val="multilevel"/>
    <w:tmpl w:val="9FF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272D9C"/>
    <w:multiLevelType w:val="multilevel"/>
    <w:tmpl w:val="CA9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FD47B3"/>
    <w:multiLevelType w:val="multilevel"/>
    <w:tmpl w:val="D08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6C1DFA"/>
    <w:multiLevelType w:val="multilevel"/>
    <w:tmpl w:val="6742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FF26AC"/>
    <w:multiLevelType w:val="multilevel"/>
    <w:tmpl w:val="823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D10776"/>
    <w:multiLevelType w:val="multilevel"/>
    <w:tmpl w:val="AF6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8A599C"/>
    <w:multiLevelType w:val="multilevel"/>
    <w:tmpl w:val="E7F8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926EE2"/>
    <w:multiLevelType w:val="multilevel"/>
    <w:tmpl w:val="4F7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477109"/>
    <w:multiLevelType w:val="multilevel"/>
    <w:tmpl w:val="69B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6F6491"/>
    <w:multiLevelType w:val="multilevel"/>
    <w:tmpl w:val="9B2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F3225C"/>
    <w:multiLevelType w:val="multilevel"/>
    <w:tmpl w:val="CA22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221AC1"/>
    <w:multiLevelType w:val="multilevel"/>
    <w:tmpl w:val="283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C377D1"/>
    <w:multiLevelType w:val="multilevel"/>
    <w:tmpl w:val="D606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142A92"/>
    <w:multiLevelType w:val="multilevel"/>
    <w:tmpl w:val="BB1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876F7B"/>
    <w:multiLevelType w:val="multilevel"/>
    <w:tmpl w:val="343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1952DF"/>
    <w:multiLevelType w:val="multilevel"/>
    <w:tmpl w:val="120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24001A"/>
    <w:multiLevelType w:val="multilevel"/>
    <w:tmpl w:val="0E32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9651AE"/>
    <w:multiLevelType w:val="multilevel"/>
    <w:tmpl w:val="94DC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7B3595"/>
    <w:multiLevelType w:val="multilevel"/>
    <w:tmpl w:val="97A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530301"/>
    <w:multiLevelType w:val="multilevel"/>
    <w:tmpl w:val="E7B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8D416B"/>
    <w:multiLevelType w:val="multilevel"/>
    <w:tmpl w:val="D2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3C225C"/>
    <w:multiLevelType w:val="multilevel"/>
    <w:tmpl w:val="C6E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BF4773"/>
    <w:multiLevelType w:val="multilevel"/>
    <w:tmpl w:val="8C5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9E6639"/>
    <w:multiLevelType w:val="multilevel"/>
    <w:tmpl w:val="D53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AB71D4"/>
    <w:multiLevelType w:val="multilevel"/>
    <w:tmpl w:val="3A5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2413B5"/>
    <w:multiLevelType w:val="multilevel"/>
    <w:tmpl w:val="697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105D2F"/>
    <w:multiLevelType w:val="multilevel"/>
    <w:tmpl w:val="492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1F0D8B"/>
    <w:multiLevelType w:val="multilevel"/>
    <w:tmpl w:val="7DA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43560">
    <w:abstractNumId w:val="75"/>
  </w:num>
  <w:num w:numId="2" w16cid:durableId="562374374">
    <w:abstractNumId w:val="67"/>
  </w:num>
  <w:num w:numId="3" w16cid:durableId="1903103351">
    <w:abstractNumId w:val="76"/>
  </w:num>
  <w:num w:numId="4" w16cid:durableId="315258983">
    <w:abstractNumId w:val="44"/>
  </w:num>
  <w:num w:numId="5" w16cid:durableId="1579483775">
    <w:abstractNumId w:val="64"/>
  </w:num>
  <w:num w:numId="6" w16cid:durableId="547838911">
    <w:abstractNumId w:val="80"/>
  </w:num>
  <w:num w:numId="7" w16cid:durableId="1081679750">
    <w:abstractNumId w:val="86"/>
  </w:num>
  <w:num w:numId="8" w16cid:durableId="1865288074">
    <w:abstractNumId w:val="4"/>
  </w:num>
  <w:num w:numId="9" w16cid:durableId="746997677">
    <w:abstractNumId w:val="41"/>
  </w:num>
  <w:num w:numId="10" w16cid:durableId="1660957943">
    <w:abstractNumId w:val="87"/>
  </w:num>
  <w:num w:numId="11" w16cid:durableId="733357328">
    <w:abstractNumId w:val="45"/>
  </w:num>
  <w:num w:numId="12" w16cid:durableId="1973440791">
    <w:abstractNumId w:val="3"/>
  </w:num>
  <w:num w:numId="13" w16cid:durableId="878248598">
    <w:abstractNumId w:val="35"/>
  </w:num>
  <w:num w:numId="14" w16cid:durableId="1544631984">
    <w:abstractNumId w:val="78"/>
  </w:num>
  <w:num w:numId="15" w16cid:durableId="996303855">
    <w:abstractNumId w:val="60"/>
  </w:num>
  <w:num w:numId="16" w16cid:durableId="26374681">
    <w:abstractNumId w:val="8"/>
  </w:num>
  <w:num w:numId="17" w16cid:durableId="1805386714">
    <w:abstractNumId w:val="82"/>
  </w:num>
  <w:num w:numId="18" w16cid:durableId="947196253">
    <w:abstractNumId w:val="1"/>
  </w:num>
  <w:num w:numId="19" w16cid:durableId="730815015">
    <w:abstractNumId w:val="72"/>
  </w:num>
  <w:num w:numId="20" w16cid:durableId="2113234384">
    <w:abstractNumId w:val="24"/>
  </w:num>
  <w:num w:numId="21" w16cid:durableId="1360080928">
    <w:abstractNumId w:val="22"/>
  </w:num>
  <w:num w:numId="22" w16cid:durableId="385908144">
    <w:abstractNumId w:val="93"/>
  </w:num>
  <w:num w:numId="23" w16cid:durableId="721714486">
    <w:abstractNumId w:val="39"/>
  </w:num>
  <w:num w:numId="24" w16cid:durableId="195897125">
    <w:abstractNumId w:val="71"/>
  </w:num>
  <w:num w:numId="25" w16cid:durableId="86848892">
    <w:abstractNumId w:val="84"/>
  </w:num>
  <w:num w:numId="26" w16cid:durableId="733354205">
    <w:abstractNumId w:val="32"/>
  </w:num>
  <w:num w:numId="27" w16cid:durableId="2001274860">
    <w:abstractNumId w:val="9"/>
  </w:num>
  <w:num w:numId="28" w16cid:durableId="1808401854">
    <w:abstractNumId w:val="30"/>
  </w:num>
  <w:num w:numId="29" w16cid:durableId="1979997240">
    <w:abstractNumId w:val="10"/>
  </w:num>
  <w:num w:numId="30" w16cid:durableId="987828569">
    <w:abstractNumId w:val="25"/>
  </w:num>
  <w:num w:numId="31" w16cid:durableId="1172643183">
    <w:abstractNumId w:val="38"/>
  </w:num>
  <w:num w:numId="32" w16cid:durableId="648825539">
    <w:abstractNumId w:val="85"/>
  </w:num>
  <w:num w:numId="33" w16cid:durableId="1581403280">
    <w:abstractNumId w:val="73"/>
  </w:num>
  <w:num w:numId="34" w16cid:durableId="2062367344">
    <w:abstractNumId w:val="97"/>
  </w:num>
  <w:num w:numId="35" w16cid:durableId="788672208">
    <w:abstractNumId w:val="17"/>
  </w:num>
  <w:num w:numId="36" w16cid:durableId="780806891">
    <w:abstractNumId w:val="27"/>
  </w:num>
  <w:num w:numId="37" w16cid:durableId="765230245">
    <w:abstractNumId w:val="58"/>
  </w:num>
  <w:num w:numId="38" w16cid:durableId="2139031071">
    <w:abstractNumId w:val="36"/>
  </w:num>
  <w:num w:numId="39" w16cid:durableId="1092313283">
    <w:abstractNumId w:val="91"/>
  </w:num>
  <w:num w:numId="40" w16cid:durableId="1280532574">
    <w:abstractNumId w:val="96"/>
  </w:num>
  <w:num w:numId="41" w16cid:durableId="734668697">
    <w:abstractNumId w:val="43"/>
  </w:num>
  <w:num w:numId="42" w16cid:durableId="1281113306">
    <w:abstractNumId w:val="70"/>
  </w:num>
  <w:num w:numId="43" w16cid:durableId="1721510974">
    <w:abstractNumId w:val="56"/>
  </w:num>
  <w:num w:numId="44" w16cid:durableId="929891007">
    <w:abstractNumId w:val="7"/>
  </w:num>
  <w:num w:numId="45" w16cid:durableId="580524995">
    <w:abstractNumId w:val="18"/>
  </w:num>
  <w:num w:numId="46" w16cid:durableId="55857391">
    <w:abstractNumId w:val="55"/>
  </w:num>
  <w:num w:numId="47" w16cid:durableId="319580017">
    <w:abstractNumId w:val="40"/>
  </w:num>
  <w:num w:numId="48" w16cid:durableId="1025709565">
    <w:abstractNumId w:val="33"/>
  </w:num>
  <w:num w:numId="49" w16cid:durableId="809980360">
    <w:abstractNumId w:val="57"/>
  </w:num>
  <w:num w:numId="50" w16cid:durableId="254677723">
    <w:abstractNumId w:val="74"/>
  </w:num>
  <w:num w:numId="51" w16cid:durableId="1649549540">
    <w:abstractNumId w:val="11"/>
  </w:num>
  <w:num w:numId="52" w16cid:durableId="1731532513">
    <w:abstractNumId w:val="99"/>
  </w:num>
  <w:num w:numId="53" w16cid:durableId="1208369322">
    <w:abstractNumId w:val="81"/>
  </w:num>
  <w:num w:numId="54" w16cid:durableId="162666932">
    <w:abstractNumId w:val="5"/>
  </w:num>
  <w:num w:numId="55" w16cid:durableId="30888489">
    <w:abstractNumId w:val="66"/>
  </w:num>
  <w:num w:numId="56" w16cid:durableId="1940601143">
    <w:abstractNumId w:val="37"/>
  </w:num>
  <w:num w:numId="57" w16cid:durableId="811630005">
    <w:abstractNumId w:val="48"/>
  </w:num>
  <w:num w:numId="58" w16cid:durableId="1447040461">
    <w:abstractNumId w:val="79"/>
  </w:num>
  <w:num w:numId="59" w16cid:durableId="1910262701">
    <w:abstractNumId w:val="21"/>
  </w:num>
  <w:num w:numId="60" w16cid:durableId="1323006764">
    <w:abstractNumId w:val="90"/>
  </w:num>
  <w:num w:numId="61" w16cid:durableId="835263272">
    <w:abstractNumId w:val="23"/>
  </w:num>
  <w:num w:numId="62" w16cid:durableId="845752844">
    <w:abstractNumId w:val="12"/>
  </w:num>
  <w:num w:numId="63" w16cid:durableId="504635033">
    <w:abstractNumId w:val="65"/>
  </w:num>
  <w:num w:numId="64" w16cid:durableId="593589840">
    <w:abstractNumId w:val="15"/>
  </w:num>
  <w:num w:numId="65" w16cid:durableId="338120929">
    <w:abstractNumId w:val="34"/>
  </w:num>
  <w:num w:numId="66" w16cid:durableId="1929381475">
    <w:abstractNumId w:val="14"/>
  </w:num>
  <w:num w:numId="67" w16cid:durableId="2095204778">
    <w:abstractNumId w:val="31"/>
  </w:num>
  <w:num w:numId="68" w16cid:durableId="67652270">
    <w:abstractNumId w:val="51"/>
  </w:num>
  <w:num w:numId="69" w16cid:durableId="280960678">
    <w:abstractNumId w:val="42"/>
  </w:num>
  <w:num w:numId="70" w16cid:durableId="1767075040">
    <w:abstractNumId w:val="94"/>
  </w:num>
  <w:num w:numId="71" w16cid:durableId="805510935">
    <w:abstractNumId w:val="26"/>
  </w:num>
  <w:num w:numId="72" w16cid:durableId="1552376767">
    <w:abstractNumId w:val="83"/>
  </w:num>
  <w:num w:numId="73" w16cid:durableId="714499178">
    <w:abstractNumId w:val="88"/>
  </w:num>
  <w:num w:numId="74" w16cid:durableId="44136937">
    <w:abstractNumId w:val="16"/>
  </w:num>
  <w:num w:numId="75" w16cid:durableId="650914409">
    <w:abstractNumId w:val="52"/>
  </w:num>
  <w:num w:numId="76" w16cid:durableId="1968272780">
    <w:abstractNumId w:val="46"/>
  </w:num>
  <w:num w:numId="77" w16cid:durableId="1351905638">
    <w:abstractNumId w:val="49"/>
  </w:num>
  <w:num w:numId="78" w16cid:durableId="2073497623">
    <w:abstractNumId w:val="28"/>
  </w:num>
  <w:num w:numId="79" w16cid:durableId="1236748186">
    <w:abstractNumId w:val="0"/>
  </w:num>
  <w:num w:numId="80" w16cid:durableId="291137831">
    <w:abstractNumId w:val="19"/>
  </w:num>
  <w:num w:numId="81" w16cid:durableId="1154296262">
    <w:abstractNumId w:val="61"/>
  </w:num>
  <w:num w:numId="82" w16cid:durableId="1219826645">
    <w:abstractNumId w:val="59"/>
  </w:num>
  <w:num w:numId="83" w16cid:durableId="1893612140">
    <w:abstractNumId w:val="92"/>
  </w:num>
  <w:num w:numId="84" w16cid:durableId="1407143512">
    <w:abstractNumId w:val="6"/>
  </w:num>
  <w:num w:numId="85" w16cid:durableId="408502172">
    <w:abstractNumId w:val="63"/>
  </w:num>
  <w:num w:numId="86" w16cid:durableId="774445583">
    <w:abstractNumId w:val="98"/>
  </w:num>
  <w:num w:numId="87" w16cid:durableId="1339190051">
    <w:abstractNumId w:val="68"/>
  </w:num>
  <w:num w:numId="88" w16cid:durableId="1824004620">
    <w:abstractNumId w:val="77"/>
  </w:num>
  <w:num w:numId="89" w16cid:durableId="1035812038">
    <w:abstractNumId w:val="2"/>
  </w:num>
  <w:num w:numId="90" w16cid:durableId="828715888">
    <w:abstractNumId w:val="53"/>
  </w:num>
  <w:num w:numId="91" w16cid:durableId="221871437">
    <w:abstractNumId w:val="13"/>
  </w:num>
  <w:num w:numId="92" w16cid:durableId="1289893368">
    <w:abstractNumId w:val="69"/>
  </w:num>
  <w:num w:numId="93" w16cid:durableId="509681345">
    <w:abstractNumId w:val="47"/>
  </w:num>
  <w:num w:numId="94" w16cid:durableId="289089386">
    <w:abstractNumId w:val="95"/>
  </w:num>
  <w:num w:numId="95" w16cid:durableId="1138691227">
    <w:abstractNumId w:val="62"/>
  </w:num>
  <w:num w:numId="96" w16cid:durableId="2006854726">
    <w:abstractNumId w:val="54"/>
  </w:num>
  <w:num w:numId="97" w16cid:durableId="2899689">
    <w:abstractNumId w:val="29"/>
  </w:num>
  <w:num w:numId="98" w16cid:durableId="392967034">
    <w:abstractNumId w:val="50"/>
  </w:num>
  <w:num w:numId="99" w16cid:durableId="2093967229">
    <w:abstractNumId w:val="20"/>
  </w:num>
  <w:num w:numId="100" w16cid:durableId="720784226">
    <w:abstractNumId w:val="89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E5"/>
    <w:rsid w:val="002C3075"/>
    <w:rsid w:val="00671AC6"/>
    <w:rsid w:val="0072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BC538"/>
  <w15:chartTrackingRefBased/>
  <w15:docId w15:val="{2B68D6FF-CF0A-4E16-B8CC-DC53D493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2" w:space="5" w:color="444444"/>
      </w:pBdr>
      <w:spacing w:before="420" w:after="100" w:afterAutospacing="1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3" w:color="888888"/>
      </w:pBdr>
      <w:spacing w:before="360" w:after="100" w:afterAutospacing="1"/>
      <w:outlineLvl w:val="1"/>
    </w:pPr>
    <w:rPr>
      <w:b/>
      <w:bCs/>
      <w:sz w:val="34"/>
      <w:szCs w:val="34"/>
    </w:rPr>
  </w:style>
  <w:style w:type="paragraph" w:styleId="3">
    <w:name w:val="heading 3"/>
    <w:basedOn w:val="a"/>
    <w:link w:val="3Char"/>
    <w:uiPriority w:val="9"/>
    <w:qFormat/>
    <w:pPr>
      <w:spacing w:before="300" w:after="100" w:afterAutospacing="1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Char"/>
    <w:uiPriority w:val="9"/>
    <w:qFormat/>
    <w:pPr>
      <w:spacing w:before="240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F3F3F3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sz w:val="19"/>
      <w:szCs w:val="19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Char"/>
    <w:uiPriority w:val="99"/>
    <w:unhideWhenUsed/>
    <w:rsid w:val="00727C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727CE5"/>
    <w:rPr>
      <w:rFonts w:ascii="굴림" w:eastAsia="굴림" w:hAnsi="굴림" w:cs="굴림"/>
      <w:sz w:val="24"/>
      <w:szCs w:val="24"/>
    </w:rPr>
  </w:style>
  <w:style w:type="paragraph" w:styleId="a9">
    <w:name w:val="footer"/>
    <w:basedOn w:val="a"/>
    <w:link w:val="Char0"/>
    <w:uiPriority w:val="99"/>
    <w:unhideWhenUsed/>
    <w:rsid w:val="00727C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727CE5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34437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9" w:color="888888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mj4944-dot/manual-workben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nual-workbench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3066</Words>
  <Characters>17480</Characters>
  <Application>Microsoft Office Word</Application>
  <DocSecurity>4</DocSecurity>
  <Lines>145</Lines>
  <Paragraphs>41</Paragraphs>
  <ScaleCrop>false</ScaleCrop>
  <Company/>
  <LinksUpToDate>false</LinksUpToDate>
  <CharactersWithSpaces>20505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Workbench — 기능 명세서</dc:title>
  <dc:subject/>
  <dc:creator>명준 배</dc:creator>
  <cp:keywords/>
  <dc:description/>
  <cp:lastModifiedBy>명준 배</cp:lastModifiedBy>
  <cp:revision>2</cp:revision>
  <dcterms:created xsi:type="dcterms:W3CDTF">2026-05-22T06:23:00Z</dcterms:created>
  <dcterms:modified xsi:type="dcterms:W3CDTF">2026-05-22T06:23:00Z</dcterms:modified>
</cp:coreProperties>
</file>